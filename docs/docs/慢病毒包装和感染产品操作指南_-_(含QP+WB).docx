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7B4B2" w14:textId="77777777" w:rsidR="009103E5" w:rsidRDefault="009103E5" w:rsidP="001B5321">
      <w:pPr>
        <w:spacing w:line="400" w:lineRule="exact"/>
        <w:rPr>
          <w:sz w:val="44"/>
          <w:szCs w:val="48"/>
        </w:rPr>
      </w:pPr>
    </w:p>
    <w:p w14:paraId="104E5678" w14:textId="77777777" w:rsidR="00B671CA" w:rsidRDefault="00B671CA" w:rsidP="001B5321">
      <w:pPr>
        <w:spacing w:line="400" w:lineRule="exact"/>
        <w:rPr>
          <w:sz w:val="40"/>
          <w:szCs w:val="44"/>
        </w:rPr>
      </w:pPr>
    </w:p>
    <w:p w14:paraId="513FB0ED" w14:textId="77777777" w:rsidR="00B671CA" w:rsidRDefault="00B671CA" w:rsidP="001B5321">
      <w:pPr>
        <w:spacing w:line="400" w:lineRule="exact"/>
        <w:rPr>
          <w:sz w:val="40"/>
          <w:szCs w:val="44"/>
        </w:rPr>
      </w:pPr>
    </w:p>
    <w:p w14:paraId="4842B037" w14:textId="77777777" w:rsidR="00B671CA" w:rsidRDefault="00B671CA" w:rsidP="001B5321">
      <w:pPr>
        <w:spacing w:line="400" w:lineRule="exact"/>
        <w:rPr>
          <w:sz w:val="40"/>
          <w:szCs w:val="44"/>
        </w:rPr>
      </w:pPr>
    </w:p>
    <w:p w14:paraId="5B0A7AC7" w14:textId="77777777" w:rsidR="00B671CA" w:rsidRDefault="00B671CA" w:rsidP="001B5321">
      <w:pPr>
        <w:spacing w:line="400" w:lineRule="exact"/>
        <w:rPr>
          <w:sz w:val="40"/>
          <w:szCs w:val="44"/>
        </w:rPr>
      </w:pPr>
    </w:p>
    <w:p w14:paraId="11205995" w14:textId="77777777" w:rsidR="00B671CA" w:rsidRDefault="00B671CA" w:rsidP="001B5321">
      <w:pPr>
        <w:spacing w:line="400" w:lineRule="exact"/>
        <w:rPr>
          <w:sz w:val="40"/>
          <w:szCs w:val="44"/>
        </w:rPr>
      </w:pPr>
    </w:p>
    <w:p w14:paraId="63A6A7A1" w14:textId="77777777" w:rsidR="00B671CA" w:rsidRDefault="00B671CA" w:rsidP="001B5321">
      <w:pPr>
        <w:spacing w:line="400" w:lineRule="exact"/>
        <w:rPr>
          <w:sz w:val="40"/>
          <w:szCs w:val="44"/>
        </w:rPr>
      </w:pPr>
    </w:p>
    <w:p w14:paraId="54B43A18" w14:textId="77777777" w:rsidR="00B671CA" w:rsidRDefault="00B671CA" w:rsidP="001B5321">
      <w:pPr>
        <w:spacing w:line="400" w:lineRule="exact"/>
        <w:rPr>
          <w:sz w:val="40"/>
          <w:szCs w:val="44"/>
        </w:rPr>
      </w:pPr>
    </w:p>
    <w:p w14:paraId="35DCE4D3" w14:textId="77777777" w:rsidR="00B671CA" w:rsidRDefault="00B671CA" w:rsidP="001B5321">
      <w:pPr>
        <w:spacing w:line="400" w:lineRule="exact"/>
        <w:rPr>
          <w:sz w:val="40"/>
          <w:szCs w:val="44"/>
        </w:rPr>
      </w:pPr>
    </w:p>
    <w:p w14:paraId="0AAFDF6E" w14:textId="77777777" w:rsidR="00B671CA" w:rsidRDefault="00B671CA" w:rsidP="001B5321">
      <w:pPr>
        <w:spacing w:line="400" w:lineRule="exact"/>
        <w:rPr>
          <w:sz w:val="40"/>
          <w:szCs w:val="44"/>
        </w:rPr>
      </w:pPr>
    </w:p>
    <w:p w14:paraId="6584CEB4" w14:textId="77777777" w:rsidR="00B671CA" w:rsidRDefault="00B671CA" w:rsidP="001B5321">
      <w:pPr>
        <w:spacing w:line="400" w:lineRule="exact"/>
        <w:rPr>
          <w:sz w:val="40"/>
          <w:szCs w:val="44"/>
        </w:rPr>
      </w:pPr>
    </w:p>
    <w:p w14:paraId="2C3118D0" w14:textId="181B2C72" w:rsidR="00C014AF" w:rsidRPr="00B671CA" w:rsidRDefault="009103E5" w:rsidP="00B671CA">
      <w:pPr>
        <w:spacing w:line="400" w:lineRule="exact"/>
        <w:jc w:val="center"/>
        <w:rPr>
          <w:b/>
          <w:bCs/>
          <w:sz w:val="40"/>
          <w:szCs w:val="44"/>
        </w:rPr>
      </w:pPr>
      <w:r w:rsidRPr="00B671CA">
        <w:rPr>
          <w:rFonts w:hint="eastAsia"/>
          <w:b/>
          <w:bCs/>
          <w:sz w:val="40"/>
          <w:szCs w:val="44"/>
        </w:rPr>
        <w:t>过表达慢病毒载体包装和感染手册</w:t>
      </w:r>
    </w:p>
    <w:p w14:paraId="4C1312CF" w14:textId="12C566CB" w:rsidR="009103E5" w:rsidRDefault="009103E5" w:rsidP="001B5321">
      <w:pPr>
        <w:spacing w:line="400" w:lineRule="exact"/>
        <w:rPr>
          <w:sz w:val="40"/>
          <w:szCs w:val="44"/>
        </w:rPr>
      </w:pPr>
    </w:p>
    <w:p w14:paraId="3A053A2F" w14:textId="7595FF01" w:rsidR="009103E5" w:rsidRDefault="009103E5" w:rsidP="001B5321">
      <w:pPr>
        <w:spacing w:line="400" w:lineRule="exact"/>
        <w:rPr>
          <w:sz w:val="40"/>
          <w:szCs w:val="44"/>
        </w:rPr>
      </w:pPr>
    </w:p>
    <w:p w14:paraId="1664B2B7" w14:textId="3028D8F1" w:rsidR="009103E5" w:rsidRDefault="009103E5" w:rsidP="001B5321">
      <w:pPr>
        <w:spacing w:line="400" w:lineRule="exact"/>
        <w:rPr>
          <w:sz w:val="40"/>
          <w:szCs w:val="44"/>
        </w:rPr>
      </w:pPr>
    </w:p>
    <w:p w14:paraId="2A1773D0" w14:textId="60C2B95E" w:rsidR="009103E5" w:rsidRDefault="009103E5" w:rsidP="001B5321">
      <w:pPr>
        <w:spacing w:line="400" w:lineRule="exact"/>
        <w:rPr>
          <w:sz w:val="40"/>
          <w:szCs w:val="44"/>
        </w:rPr>
      </w:pPr>
    </w:p>
    <w:p w14:paraId="294E3DF1" w14:textId="39AB0484" w:rsidR="009103E5" w:rsidRDefault="009103E5" w:rsidP="001B5321">
      <w:pPr>
        <w:spacing w:line="400" w:lineRule="exact"/>
        <w:rPr>
          <w:sz w:val="40"/>
          <w:szCs w:val="44"/>
        </w:rPr>
      </w:pPr>
    </w:p>
    <w:p w14:paraId="70D91E1B" w14:textId="5464F010" w:rsidR="009103E5" w:rsidRDefault="009103E5" w:rsidP="001B5321">
      <w:pPr>
        <w:spacing w:line="400" w:lineRule="exact"/>
        <w:rPr>
          <w:sz w:val="40"/>
          <w:szCs w:val="44"/>
        </w:rPr>
      </w:pPr>
    </w:p>
    <w:p w14:paraId="3F5A7233" w14:textId="0BDBE6F2" w:rsidR="009103E5" w:rsidRDefault="009103E5" w:rsidP="001B5321">
      <w:pPr>
        <w:spacing w:line="400" w:lineRule="exact"/>
        <w:rPr>
          <w:sz w:val="40"/>
          <w:szCs w:val="44"/>
        </w:rPr>
      </w:pPr>
    </w:p>
    <w:p w14:paraId="0E379248" w14:textId="04F388C3" w:rsidR="009103E5" w:rsidRDefault="009103E5" w:rsidP="001B5321">
      <w:pPr>
        <w:spacing w:line="400" w:lineRule="exact"/>
        <w:rPr>
          <w:sz w:val="40"/>
          <w:szCs w:val="44"/>
        </w:rPr>
      </w:pPr>
    </w:p>
    <w:p w14:paraId="0DD24196" w14:textId="562AD96E" w:rsidR="009103E5" w:rsidRDefault="009103E5" w:rsidP="001B5321">
      <w:pPr>
        <w:spacing w:line="400" w:lineRule="exact"/>
        <w:rPr>
          <w:sz w:val="40"/>
          <w:szCs w:val="44"/>
        </w:rPr>
      </w:pPr>
    </w:p>
    <w:p w14:paraId="44E424CE" w14:textId="7F64D67D" w:rsidR="009103E5" w:rsidRDefault="009103E5" w:rsidP="001B5321">
      <w:pPr>
        <w:spacing w:line="400" w:lineRule="exact"/>
        <w:rPr>
          <w:sz w:val="40"/>
          <w:szCs w:val="44"/>
        </w:rPr>
      </w:pPr>
    </w:p>
    <w:p w14:paraId="5A856994" w14:textId="4B302975" w:rsidR="009103E5" w:rsidRDefault="009103E5" w:rsidP="001B5321">
      <w:pPr>
        <w:spacing w:line="400" w:lineRule="exact"/>
        <w:rPr>
          <w:sz w:val="40"/>
          <w:szCs w:val="44"/>
        </w:rPr>
      </w:pPr>
    </w:p>
    <w:p w14:paraId="11B34D6A" w14:textId="26ADA22B" w:rsidR="009103E5" w:rsidRDefault="009103E5" w:rsidP="001B5321">
      <w:pPr>
        <w:spacing w:line="400" w:lineRule="exact"/>
        <w:rPr>
          <w:sz w:val="40"/>
          <w:szCs w:val="44"/>
        </w:rPr>
      </w:pPr>
    </w:p>
    <w:p w14:paraId="6E330A1C" w14:textId="3717C0BE" w:rsidR="009103E5" w:rsidRDefault="009103E5" w:rsidP="001B5321">
      <w:pPr>
        <w:spacing w:line="400" w:lineRule="exact"/>
        <w:rPr>
          <w:sz w:val="40"/>
          <w:szCs w:val="44"/>
        </w:rPr>
      </w:pPr>
    </w:p>
    <w:p w14:paraId="254A1A82" w14:textId="26E7ACC5" w:rsidR="009103E5" w:rsidRDefault="009103E5" w:rsidP="001B5321">
      <w:pPr>
        <w:spacing w:line="400" w:lineRule="exact"/>
        <w:rPr>
          <w:sz w:val="40"/>
          <w:szCs w:val="44"/>
        </w:rPr>
      </w:pPr>
    </w:p>
    <w:p w14:paraId="20DBB63E" w14:textId="27EB369A" w:rsidR="009103E5" w:rsidRDefault="009103E5" w:rsidP="001B5321">
      <w:pPr>
        <w:spacing w:line="400" w:lineRule="exact"/>
        <w:rPr>
          <w:sz w:val="40"/>
          <w:szCs w:val="44"/>
        </w:rPr>
      </w:pPr>
    </w:p>
    <w:p w14:paraId="059A6FC4" w14:textId="10BE6010" w:rsidR="009103E5" w:rsidRDefault="009103E5" w:rsidP="001B5321">
      <w:pPr>
        <w:spacing w:line="400" w:lineRule="exact"/>
        <w:rPr>
          <w:sz w:val="40"/>
          <w:szCs w:val="44"/>
        </w:rPr>
      </w:pPr>
    </w:p>
    <w:p w14:paraId="7277FF94" w14:textId="0094D2B2" w:rsidR="009103E5" w:rsidRDefault="009103E5" w:rsidP="001B5321">
      <w:pPr>
        <w:spacing w:line="400" w:lineRule="exact"/>
        <w:rPr>
          <w:sz w:val="40"/>
          <w:szCs w:val="44"/>
        </w:rPr>
      </w:pPr>
    </w:p>
    <w:p w14:paraId="6863A8F0" w14:textId="5254FAD2" w:rsidR="009103E5" w:rsidRDefault="009103E5" w:rsidP="001B5321">
      <w:pPr>
        <w:spacing w:line="400" w:lineRule="exact"/>
        <w:rPr>
          <w:sz w:val="40"/>
          <w:szCs w:val="44"/>
        </w:rPr>
      </w:pPr>
    </w:p>
    <w:p w14:paraId="2127245B" w14:textId="75AA7745" w:rsidR="009103E5" w:rsidRDefault="009103E5" w:rsidP="001B5321">
      <w:pPr>
        <w:spacing w:line="400" w:lineRule="exact"/>
        <w:rPr>
          <w:sz w:val="40"/>
          <w:szCs w:val="44"/>
        </w:rPr>
      </w:pPr>
    </w:p>
    <w:p w14:paraId="27AE8575" w14:textId="6D42A8DA" w:rsidR="009103E5" w:rsidRDefault="009103E5" w:rsidP="001B5321">
      <w:pPr>
        <w:spacing w:line="400" w:lineRule="exact"/>
        <w:rPr>
          <w:sz w:val="40"/>
          <w:szCs w:val="44"/>
        </w:rPr>
      </w:pPr>
    </w:p>
    <w:p w14:paraId="31549ABF" w14:textId="15C16C6D" w:rsidR="009103E5" w:rsidRDefault="009103E5" w:rsidP="001B5321">
      <w:pPr>
        <w:spacing w:line="400" w:lineRule="exact"/>
        <w:rPr>
          <w:sz w:val="40"/>
          <w:szCs w:val="44"/>
        </w:rPr>
      </w:pPr>
    </w:p>
    <w:p w14:paraId="294F1736" w14:textId="77777777" w:rsidR="009103E5" w:rsidRPr="009103E5" w:rsidRDefault="009103E5" w:rsidP="001B5321">
      <w:pPr>
        <w:spacing w:line="400" w:lineRule="exact"/>
        <w:rPr>
          <w:sz w:val="40"/>
          <w:szCs w:val="44"/>
        </w:rPr>
      </w:pPr>
    </w:p>
    <w:p w14:paraId="11999A26" w14:textId="4C916F9B" w:rsidR="00303383" w:rsidRPr="007F7677" w:rsidRDefault="00AF7BBD" w:rsidP="001B5321">
      <w:pPr>
        <w:spacing w:line="400" w:lineRule="exact"/>
        <w:jc w:val="center"/>
        <w:rPr>
          <w:sz w:val="32"/>
          <w:szCs w:val="36"/>
        </w:rPr>
      </w:pPr>
      <w:r w:rsidRPr="007F7677">
        <w:rPr>
          <w:rFonts w:hint="eastAsia"/>
          <w:sz w:val="32"/>
          <w:szCs w:val="36"/>
        </w:rPr>
        <w:lastRenderedPageBreak/>
        <w:t>目录</w:t>
      </w:r>
    </w:p>
    <w:sdt>
      <w:sdtPr>
        <w:rPr>
          <w:rFonts w:ascii="Times New Roman" w:eastAsia="宋体" w:hAnsi="Times New Roman" w:cstheme="minorBidi"/>
          <w:color w:val="auto"/>
          <w:kern w:val="2"/>
          <w:sz w:val="21"/>
          <w:szCs w:val="22"/>
          <w:lang w:val="zh-CN"/>
        </w:rPr>
        <w:id w:val="1627353879"/>
        <w:docPartObj>
          <w:docPartGallery w:val="Table of Contents"/>
          <w:docPartUnique/>
        </w:docPartObj>
      </w:sdtPr>
      <w:sdtEndPr>
        <w:rPr>
          <w:b/>
          <w:bCs/>
        </w:rPr>
      </w:sdtEndPr>
      <w:sdtContent>
        <w:p w14:paraId="110FC33E" w14:textId="7F530F54" w:rsidR="00AF7BBD" w:rsidRPr="007F7677" w:rsidRDefault="00AF7BBD" w:rsidP="001B5321">
          <w:pPr>
            <w:pStyle w:val="TOC"/>
            <w:spacing w:line="400" w:lineRule="exact"/>
            <w:rPr>
              <w:rFonts w:ascii="Times New Roman" w:eastAsia="宋体" w:hAnsi="Times New Roman"/>
            </w:rPr>
          </w:pPr>
          <w:r w:rsidRPr="007F7677">
            <w:rPr>
              <w:rFonts w:ascii="Times New Roman" w:eastAsia="宋体" w:hAnsi="Times New Roman"/>
              <w:lang w:val="zh-CN"/>
            </w:rPr>
            <w:t>目录</w:t>
          </w:r>
        </w:p>
        <w:p w14:paraId="1F8FAC1C" w14:textId="7781E4FD" w:rsidR="004625BE" w:rsidRDefault="00AF7BBD">
          <w:pPr>
            <w:pStyle w:val="TOC1"/>
            <w:tabs>
              <w:tab w:val="right" w:leader="dot" w:pos="8296"/>
            </w:tabs>
            <w:rPr>
              <w:rFonts w:asciiTheme="minorHAnsi" w:eastAsiaTheme="minorEastAsia" w:hAnsiTheme="minorHAnsi"/>
              <w:noProof/>
            </w:rPr>
          </w:pPr>
          <w:r w:rsidRPr="007F7677">
            <w:fldChar w:fldCharType="begin"/>
          </w:r>
          <w:r w:rsidRPr="007F7677">
            <w:instrText xml:space="preserve"> TOC \o "1-3" \h \z \u </w:instrText>
          </w:r>
          <w:r w:rsidRPr="007F7677">
            <w:fldChar w:fldCharType="separate"/>
          </w:r>
          <w:hyperlink w:anchor="_Toc122337803" w:history="1">
            <w:r w:rsidR="004625BE" w:rsidRPr="00D30590">
              <w:rPr>
                <w:rStyle w:val="ab"/>
                <w:noProof/>
              </w:rPr>
              <w:t>一、原理简介</w:t>
            </w:r>
            <w:r w:rsidR="004625BE">
              <w:rPr>
                <w:noProof/>
                <w:webHidden/>
              </w:rPr>
              <w:tab/>
            </w:r>
            <w:r w:rsidR="004625BE">
              <w:rPr>
                <w:noProof/>
                <w:webHidden/>
              </w:rPr>
              <w:fldChar w:fldCharType="begin"/>
            </w:r>
            <w:r w:rsidR="004625BE">
              <w:rPr>
                <w:noProof/>
                <w:webHidden/>
              </w:rPr>
              <w:instrText xml:space="preserve"> PAGEREF _Toc122337803 \h </w:instrText>
            </w:r>
            <w:r w:rsidR="004625BE">
              <w:rPr>
                <w:noProof/>
                <w:webHidden/>
              </w:rPr>
            </w:r>
            <w:r w:rsidR="004625BE">
              <w:rPr>
                <w:noProof/>
                <w:webHidden/>
              </w:rPr>
              <w:fldChar w:fldCharType="separate"/>
            </w:r>
            <w:r w:rsidR="00495CB1">
              <w:rPr>
                <w:noProof/>
                <w:webHidden/>
              </w:rPr>
              <w:t>3</w:t>
            </w:r>
            <w:r w:rsidR="004625BE">
              <w:rPr>
                <w:noProof/>
                <w:webHidden/>
              </w:rPr>
              <w:fldChar w:fldCharType="end"/>
            </w:r>
          </w:hyperlink>
        </w:p>
        <w:p w14:paraId="65CA5E33" w14:textId="084E1652" w:rsidR="004625BE" w:rsidRDefault="00000000">
          <w:pPr>
            <w:pStyle w:val="TOC1"/>
            <w:tabs>
              <w:tab w:val="right" w:leader="dot" w:pos="8296"/>
            </w:tabs>
            <w:rPr>
              <w:rFonts w:asciiTheme="minorHAnsi" w:eastAsiaTheme="minorEastAsia" w:hAnsiTheme="minorHAnsi"/>
              <w:noProof/>
            </w:rPr>
          </w:pPr>
          <w:hyperlink w:anchor="_Toc122337804" w:history="1">
            <w:r w:rsidR="004625BE" w:rsidRPr="00D30590">
              <w:rPr>
                <w:rStyle w:val="ab"/>
                <w:noProof/>
              </w:rPr>
              <w:t>二、慢病毒包装实验</w:t>
            </w:r>
            <w:r w:rsidR="004625BE">
              <w:rPr>
                <w:noProof/>
                <w:webHidden/>
              </w:rPr>
              <w:tab/>
            </w:r>
            <w:r w:rsidR="004625BE">
              <w:rPr>
                <w:noProof/>
                <w:webHidden/>
              </w:rPr>
              <w:fldChar w:fldCharType="begin"/>
            </w:r>
            <w:r w:rsidR="004625BE">
              <w:rPr>
                <w:noProof/>
                <w:webHidden/>
              </w:rPr>
              <w:instrText xml:space="preserve"> PAGEREF _Toc122337804 \h </w:instrText>
            </w:r>
            <w:r w:rsidR="004625BE">
              <w:rPr>
                <w:noProof/>
                <w:webHidden/>
              </w:rPr>
            </w:r>
            <w:r w:rsidR="004625BE">
              <w:rPr>
                <w:noProof/>
                <w:webHidden/>
              </w:rPr>
              <w:fldChar w:fldCharType="separate"/>
            </w:r>
            <w:r w:rsidR="00495CB1">
              <w:rPr>
                <w:noProof/>
                <w:webHidden/>
              </w:rPr>
              <w:t>4</w:t>
            </w:r>
            <w:r w:rsidR="004625BE">
              <w:rPr>
                <w:noProof/>
                <w:webHidden/>
              </w:rPr>
              <w:fldChar w:fldCharType="end"/>
            </w:r>
          </w:hyperlink>
        </w:p>
        <w:p w14:paraId="1F8CB4EE" w14:textId="3D3ADD67" w:rsidR="004625BE" w:rsidRDefault="00000000">
          <w:pPr>
            <w:pStyle w:val="TOC2"/>
            <w:tabs>
              <w:tab w:val="right" w:leader="dot" w:pos="8296"/>
            </w:tabs>
            <w:rPr>
              <w:rFonts w:asciiTheme="minorHAnsi" w:eastAsiaTheme="minorEastAsia" w:hAnsiTheme="minorHAnsi"/>
              <w:noProof/>
            </w:rPr>
          </w:pPr>
          <w:hyperlink w:anchor="_Toc122337805" w:history="1">
            <w:r w:rsidR="004625BE" w:rsidRPr="00D30590">
              <w:rPr>
                <w:rStyle w:val="ab"/>
                <w:noProof/>
              </w:rPr>
              <w:t xml:space="preserve">2.1 </w:t>
            </w:r>
            <w:r w:rsidR="004625BE" w:rsidRPr="00D30590">
              <w:rPr>
                <w:rStyle w:val="ab"/>
                <w:noProof/>
              </w:rPr>
              <w:t>实验材料</w:t>
            </w:r>
            <w:r w:rsidR="004625BE">
              <w:rPr>
                <w:noProof/>
                <w:webHidden/>
              </w:rPr>
              <w:tab/>
            </w:r>
            <w:r w:rsidR="004625BE">
              <w:rPr>
                <w:noProof/>
                <w:webHidden/>
              </w:rPr>
              <w:fldChar w:fldCharType="begin"/>
            </w:r>
            <w:r w:rsidR="004625BE">
              <w:rPr>
                <w:noProof/>
                <w:webHidden/>
              </w:rPr>
              <w:instrText xml:space="preserve"> PAGEREF _Toc122337805 \h </w:instrText>
            </w:r>
            <w:r w:rsidR="004625BE">
              <w:rPr>
                <w:noProof/>
                <w:webHidden/>
              </w:rPr>
            </w:r>
            <w:r w:rsidR="004625BE">
              <w:rPr>
                <w:noProof/>
                <w:webHidden/>
              </w:rPr>
              <w:fldChar w:fldCharType="separate"/>
            </w:r>
            <w:r w:rsidR="00495CB1">
              <w:rPr>
                <w:noProof/>
                <w:webHidden/>
              </w:rPr>
              <w:t>4</w:t>
            </w:r>
            <w:r w:rsidR="004625BE">
              <w:rPr>
                <w:noProof/>
                <w:webHidden/>
              </w:rPr>
              <w:fldChar w:fldCharType="end"/>
            </w:r>
          </w:hyperlink>
        </w:p>
        <w:p w14:paraId="7405BF3D" w14:textId="12742113" w:rsidR="004625BE" w:rsidRDefault="00000000">
          <w:pPr>
            <w:pStyle w:val="TOC2"/>
            <w:tabs>
              <w:tab w:val="right" w:leader="dot" w:pos="8296"/>
            </w:tabs>
            <w:rPr>
              <w:rFonts w:asciiTheme="minorHAnsi" w:eastAsiaTheme="minorEastAsia" w:hAnsiTheme="minorHAnsi"/>
              <w:noProof/>
            </w:rPr>
          </w:pPr>
          <w:hyperlink w:anchor="_Toc122337806" w:history="1">
            <w:r w:rsidR="004625BE" w:rsidRPr="00D30590">
              <w:rPr>
                <w:rStyle w:val="ab"/>
                <w:noProof/>
              </w:rPr>
              <w:t xml:space="preserve">2.2 </w:t>
            </w:r>
            <w:r w:rsidR="004625BE" w:rsidRPr="00D30590">
              <w:rPr>
                <w:rStyle w:val="ab"/>
                <w:noProof/>
              </w:rPr>
              <w:t>实验流程和实验方法</w:t>
            </w:r>
            <w:r w:rsidR="004625BE">
              <w:rPr>
                <w:noProof/>
                <w:webHidden/>
              </w:rPr>
              <w:tab/>
            </w:r>
            <w:r w:rsidR="004625BE">
              <w:rPr>
                <w:noProof/>
                <w:webHidden/>
              </w:rPr>
              <w:fldChar w:fldCharType="begin"/>
            </w:r>
            <w:r w:rsidR="004625BE">
              <w:rPr>
                <w:noProof/>
                <w:webHidden/>
              </w:rPr>
              <w:instrText xml:space="preserve"> PAGEREF _Toc122337806 \h </w:instrText>
            </w:r>
            <w:r w:rsidR="004625BE">
              <w:rPr>
                <w:noProof/>
                <w:webHidden/>
              </w:rPr>
            </w:r>
            <w:r w:rsidR="004625BE">
              <w:rPr>
                <w:noProof/>
                <w:webHidden/>
              </w:rPr>
              <w:fldChar w:fldCharType="separate"/>
            </w:r>
            <w:r w:rsidR="00495CB1">
              <w:rPr>
                <w:noProof/>
                <w:webHidden/>
              </w:rPr>
              <w:t>5</w:t>
            </w:r>
            <w:r w:rsidR="004625BE">
              <w:rPr>
                <w:noProof/>
                <w:webHidden/>
              </w:rPr>
              <w:fldChar w:fldCharType="end"/>
            </w:r>
          </w:hyperlink>
        </w:p>
        <w:p w14:paraId="1B866A85" w14:textId="180E34A9" w:rsidR="004625BE" w:rsidRDefault="00000000">
          <w:pPr>
            <w:pStyle w:val="TOC1"/>
            <w:tabs>
              <w:tab w:val="right" w:leader="dot" w:pos="8296"/>
            </w:tabs>
            <w:rPr>
              <w:rFonts w:asciiTheme="minorHAnsi" w:eastAsiaTheme="minorEastAsia" w:hAnsiTheme="minorHAnsi"/>
              <w:noProof/>
            </w:rPr>
          </w:pPr>
          <w:hyperlink w:anchor="_Toc122337807" w:history="1">
            <w:r w:rsidR="004625BE" w:rsidRPr="00D30590">
              <w:rPr>
                <w:rStyle w:val="ab"/>
                <w:noProof/>
              </w:rPr>
              <w:t>三、慢病毒浓缩纯化与质量检测</w:t>
            </w:r>
            <w:r w:rsidR="004625BE">
              <w:rPr>
                <w:noProof/>
                <w:webHidden/>
              </w:rPr>
              <w:tab/>
            </w:r>
            <w:r w:rsidR="004625BE">
              <w:rPr>
                <w:noProof/>
                <w:webHidden/>
              </w:rPr>
              <w:fldChar w:fldCharType="begin"/>
            </w:r>
            <w:r w:rsidR="004625BE">
              <w:rPr>
                <w:noProof/>
                <w:webHidden/>
              </w:rPr>
              <w:instrText xml:space="preserve"> PAGEREF _Toc122337807 \h </w:instrText>
            </w:r>
            <w:r w:rsidR="004625BE">
              <w:rPr>
                <w:noProof/>
                <w:webHidden/>
              </w:rPr>
            </w:r>
            <w:r w:rsidR="004625BE">
              <w:rPr>
                <w:noProof/>
                <w:webHidden/>
              </w:rPr>
              <w:fldChar w:fldCharType="separate"/>
            </w:r>
            <w:r w:rsidR="00495CB1">
              <w:rPr>
                <w:noProof/>
                <w:webHidden/>
              </w:rPr>
              <w:t>6</w:t>
            </w:r>
            <w:r w:rsidR="004625BE">
              <w:rPr>
                <w:noProof/>
                <w:webHidden/>
              </w:rPr>
              <w:fldChar w:fldCharType="end"/>
            </w:r>
          </w:hyperlink>
        </w:p>
        <w:p w14:paraId="0EB11E67" w14:textId="4C1EF423" w:rsidR="004625BE" w:rsidRDefault="00000000">
          <w:pPr>
            <w:pStyle w:val="TOC2"/>
            <w:tabs>
              <w:tab w:val="right" w:leader="dot" w:pos="8296"/>
            </w:tabs>
            <w:rPr>
              <w:rFonts w:asciiTheme="minorHAnsi" w:eastAsiaTheme="minorEastAsia" w:hAnsiTheme="minorHAnsi"/>
              <w:noProof/>
            </w:rPr>
          </w:pPr>
          <w:hyperlink w:anchor="_Toc122337808" w:history="1">
            <w:r w:rsidR="004625BE" w:rsidRPr="00D30590">
              <w:rPr>
                <w:rStyle w:val="ab"/>
                <w:noProof/>
              </w:rPr>
              <w:t xml:space="preserve">3.1 </w:t>
            </w:r>
            <w:r w:rsidR="004625BE" w:rsidRPr="00D30590">
              <w:rPr>
                <w:rStyle w:val="ab"/>
                <w:noProof/>
              </w:rPr>
              <w:t>慢病毒浓缩与纯化</w:t>
            </w:r>
            <w:r w:rsidR="004625BE">
              <w:rPr>
                <w:noProof/>
                <w:webHidden/>
              </w:rPr>
              <w:tab/>
            </w:r>
            <w:r w:rsidR="004625BE">
              <w:rPr>
                <w:noProof/>
                <w:webHidden/>
              </w:rPr>
              <w:fldChar w:fldCharType="begin"/>
            </w:r>
            <w:r w:rsidR="004625BE">
              <w:rPr>
                <w:noProof/>
                <w:webHidden/>
              </w:rPr>
              <w:instrText xml:space="preserve"> PAGEREF _Toc122337808 \h </w:instrText>
            </w:r>
            <w:r w:rsidR="004625BE">
              <w:rPr>
                <w:noProof/>
                <w:webHidden/>
              </w:rPr>
            </w:r>
            <w:r w:rsidR="004625BE">
              <w:rPr>
                <w:noProof/>
                <w:webHidden/>
              </w:rPr>
              <w:fldChar w:fldCharType="separate"/>
            </w:r>
            <w:r w:rsidR="00495CB1">
              <w:rPr>
                <w:noProof/>
                <w:webHidden/>
              </w:rPr>
              <w:t>6</w:t>
            </w:r>
            <w:r w:rsidR="004625BE">
              <w:rPr>
                <w:noProof/>
                <w:webHidden/>
              </w:rPr>
              <w:fldChar w:fldCharType="end"/>
            </w:r>
          </w:hyperlink>
        </w:p>
        <w:p w14:paraId="3BE7FDBB" w14:textId="48B0FC89" w:rsidR="004625BE" w:rsidRDefault="00000000">
          <w:pPr>
            <w:pStyle w:val="TOC2"/>
            <w:tabs>
              <w:tab w:val="right" w:leader="dot" w:pos="8296"/>
            </w:tabs>
            <w:rPr>
              <w:rFonts w:asciiTheme="minorHAnsi" w:eastAsiaTheme="minorEastAsia" w:hAnsiTheme="minorHAnsi"/>
              <w:noProof/>
            </w:rPr>
          </w:pPr>
          <w:hyperlink w:anchor="_Toc122337809" w:history="1">
            <w:r w:rsidR="004625BE" w:rsidRPr="00D30590">
              <w:rPr>
                <w:rStyle w:val="ab"/>
                <w:noProof/>
              </w:rPr>
              <w:t xml:space="preserve">3.2 </w:t>
            </w:r>
            <w:r w:rsidR="004625BE" w:rsidRPr="00D30590">
              <w:rPr>
                <w:rStyle w:val="ab"/>
                <w:noProof/>
              </w:rPr>
              <w:t>慢病毒质量检测</w:t>
            </w:r>
            <w:r w:rsidR="004625BE">
              <w:rPr>
                <w:noProof/>
                <w:webHidden/>
              </w:rPr>
              <w:tab/>
            </w:r>
            <w:r w:rsidR="004625BE">
              <w:rPr>
                <w:noProof/>
                <w:webHidden/>
              </w:rPr>
              <w:fldChar w:fldCharType="begin"/>
            </w:r>
            <w:r w:rsidR="004625BE">
              <w:rPr>
                <w:noProof/>
                <w:webHidden/>
              </w:rPr>
              <w:instrText xml:space="preserve"> PAGEREF _Toc122337809 \h </w:instrText>
            </w:r>
            <w:r w:rsidR="004625BE">
              <w:rPr>
                <w:noProof/>
                <w:webHidden/>
              </w:rPr>
            </w:r>
            <w:r w:rsidR="004625BE">
              <w:rPr>
                <w:noProof/>
                <w:webHidden/>
              </w:rPr>
              <w:fldChar w:fldCharType="separate"/>
            </w:r>
            <w:r w:rsidR="00495CB1">
              <w:rPr>
                <w:noProof/>
                <w:webHidden/>
              </w:rPr>
              <w:t>7</w:t>
            </w:r>
            <w:r w:rsidR="004625BE">
              <w:rPr>
                <w:noProof/>
                <w:webHidden/>
              </w:rPr>
              <w:fldChar w:fldCharType="end"/>
            </w:r>
          </w:hyperlink>
        </w:p>
        <w:p w14:paraId="4DFDBE22" w14:textId="2D8975E1" w:rsidR="004625BE" w:rsidRDefault="00000000">
          <w:pPr>
            <w:pStyle w:val="TOC1"/>
            <w:tabs>
              <w:tab w:val="right" w:leader="dot" w:pos="8296"/>
            </w:tabs>
            <w:rPr>
              <w:rFonts w:asciiTheme="minorHAnsi" w:eastAsiaTheme="minorEastAsia" w:hAnsiTheme="minorHAnsi"/>
              <w:noProof/>
            </w:rPr>
          </w:pPr>
          <w:hyperlink w:anchor="_Toc122337810" w:history="1">
            <w:r w:rsidR="004625BE" w:rsidRPr="00D30590">
              <w:rPr>
                <w:rStyle w:val="ab"/>
                <w:noProof/>
              </w:rPr>
              <w:t>四、目标细胞株的感染</w:t>
            </w:r>
            <w:r w:rsidR="004625BE">
              <w:rPr>
                <w:noProof/>
                <w:webHidden/>
              </w:rPr>
              <w:tab/>
            </w:r>
            <w:r w:rsidR="004625BE">
              <w:rPr>
                <w:noProof/>
                <w:webHidden/>
              </w:rPr>
              <w:fldChar w:fldCharType="begin"/>
            </w:r>
            <w:r w:rsidR="004625BE">
              <w:rPr>
                <w:noProof/>
                <w:webHidden/>
              </w:rPr>
              <w:instrText xml:space="preserve"> PAGEREF _Toc122337810 \h </w:instrText>
            </w:r>
            <w:r w:rsidR="004625BE">
              <w:rPr>
                <w:noProof/>
                <w:webHidden/>
              </w:rPr>
            </w:r>
            <w:r w:rsidR="004625BE">
              <w:rPr>
                <w:noProof/>
                <w:webHidden/>
              </w:rPr>
              <w:fldChar w:fldCharType="separate"/>
            </w:r>
            <w:r w:rsidR="00495CB1">
              <w:rPr>
                <w:noProof/>
                <w:webHidden/>
              </w:rPr>
              <w:t>8</w:t>
            </w:r>
            <w:r w:rsidR="004625BE">
              <w:rPr>
                <w:noProof/>
                <w:webHidden/>
              </w:rPr>
              <w:fldChar w:fldCharType="end"/>
            </w:r>
          </w:hyperlink>
        </w:p>
        <w:p w14:paraId="1A73F7F8" w14:textId="6707C14E" w:rsidR="004625BE" w:rsidRDefault="00000000">
          <w:pPr>
            <w:pStyle w:val="TOC2"/>
            <w:tabs>
              <w:tab w:val="right" w:leader="dot" w:pos="8296"/>
            </w:tabs>
            <w:rPr>
              <w:rFonts w:asciiTheme="minorHAnsi" w:eastAsiaTheme="minorEastAsia" w:hAnsiTheme="minorHAnsi"/>
              <w:noProof/>
            </w:rPr>
          </w:pPr>
          <w:hyperlink w:anchor="_Toc122337811" w:history="1">
            <w:r w:rsidR="004625BE" w:rsidRPr="00D30590">
              <w:rPr>
                <w:rStyle w:val="ab"/>
                <w:noProof/>
              </w:rPr>
              <w:t xml:space="preserve">4.1 </w:t>
            </w:r>
            <w:r w:rsidR="004625BE" w:rsidRPr="00D30590">
              <w:rPr>
                <w:rStyle w:val="ab"/>
                <w:noProof/>
              </w:rPr>
              <w:t>细胞</w:t>
            </w:r>
            <w:r w:rsidR="004625BE" w:rsidRPr="00D30590">
              <w:rPr>
                <w:rStyle w:val="ab"/>
                <w:noProof/>
              </w:rPr>
              <w:t>MOI</w:t>
            </w:r>
            <w:r w:rsidR="004625BE" w:rsidRPr="00D30590">
              <w:rPr>
                <w:rStyle w:val="ab"/>
                <w:noProof/>
              </w:rPr>
              <w:t>值的确定</w:t>
            </w:r>
            <w:r w:rsidR="004625BE">
              <w:rPr>
                <w:noProof/>
                <w:webHidden/>
              </w:rPr>
              <w:tab/>
            </w:r>
            <w:r w:rsidR="004625BE">
              <w:rPr>
                <w:noProof/>
                <w:webHidden/>
              </w:rPr>
              <w:fldChar w:fldCharType="begin"/>
            </w:r>
            <w:r w:rsidR="004625BE">
              <w:rPr>
                <w:noProof/>
                <w:webHidden/>
              </w:rPr>
              <w:instrText xml:space="preserve"> PAGEREF _Toc122337811 \h </w:instrText>
            </w:r>
            <w:r w:rsidR="004625BE">
              <w:rPr>
                <w:noProof/>
                <w:webHidden/>
              </w:rPr>
            </w:r>
            <w:r w:rsidR="004625BE">
              <w:rPr>
                <w:noProof/>
                <w:webHidden/>
              </w:rPr>
              <w:fldChar w:fldCharType="separate"/>
            </w:r>
            <w:r w:rsidR="00495CB1">
              <w:rPr>
                <w:noProof/>
                <w:webHidden/>
              </w:rPr>
              <w:t>8</w:t>
            </w:r>
            <w:r w:rsidR="004625BE">
              <w:rPr>
                <w:noProof/>
                <w:webHidden/>
              </w:rPr>
              <w:fldChar w:fldCharType="end"/>
            </w:r>
          </w:hyperlink>
        </w:p>
        <w:p w14:paraId="6DFCA1DC" w14:textId="3751E0E6" w:rsidR="004625BE" w:rsidRDefault="00000000">
          <w:pPr>
            <w:pStyle w:val="TOC2"/>
            <w:tabs>
              <w:tab w:val="right" w:leader="dot" w:pos="8296"/>
            </w:tabs>
            <w:rPr>
              <w:rFonts w:asciiTheme="minorHAnsi" w:eastAsiaTheme="minorEastAsia" w:hAnsiTheme="minorHAnsi"/>
              <w:noProof/>
            </w:rPr>
          </w:pPr>
          <w:hyperlink w:anchor="_Toc122337812" w:history="1">
            <w:r w:rsidR="004625BE" w:rsidRPr="00D30590">
              <w:rPr>
                <w:rStyle w:val="ab"/>
                <w:noProof/>
              </w:rPr>
              <w:t>4.2</w:t>
            </w:r>
            <w:r w:rsidR="004625BE" w:rsidRPr="00D30590">
              <w:rPr>
                <w:rStyle w:val="ab"/>
                <w:rFonts w:cs="Times New Roman"/>
                <w:noProof/>
              </w:rPr>
              <w:t xml:space="preserve"> Polybrene</w:t>
            </w:r>
            <w:r w:rsidR="004625BE" w:rsidRPr="00D30590">
              <w:rPr>
                <w:rStyle w:val="ab"/>
                <w:noProof/>
              </w:rPr>
              <w:t>的添加</w:t>
            </w:r>
            <w:r w:rsidR="004625BE">
              <w:rPr>
                <w:noProof/>
                <w:webHidden/>
              </w:rPr>
              <w:tab/>
            </w:r>
            <w:r w:rsidR="004625BE">
              <w:rPr>
                <w:noProof/>
                <w:webHidden/>
              </w:rPr>
              <w:fldChar w:fldCharType="begin"/>
            </w:r>
            <w:r w:rsidR="004625BE">
              <w:rPr>
                <w:noProof/>
                <w:webHidden/>
              </w:rPr>
              <w:instrText xml:space="preserve"> PAGEREF _Toc122337812 \h </w:instrText>
            </w:r>
            <w:r w:rsidR="004625BE">
              <w:rPr>
                <w:noProof/>
                <w:webHidden/>
              </w:rPr>
            </w:r>
            <w:r w:rsidR="004625BE">
              <w:rPr>
                <w:noProof/>
                <w:webHidden/>
              </w:rPr>
              <w:fldChar w:fldCharType="separate"/>
            </w:r>
            <w:r w:rsidR="00495CB1">
              <w:rPr>
                <w:noProof/>
                <w:webHidden/>
              </w:rPr>
              <w:t>11</w:t>
            </w:r>
            <w:r w:rsidR="004625BE">
              <w:rPr>
                <w:noProof/>
                <w:webHidden/>
              </w:rPr>
              <w:fldChar w:fldCharType="end"/>
            </w:r>
          </w:hyperlink>
        </w:p>
        <w:p w14:paraId="0FDA5AAE" w14:textId="7EE4F06F" w:rsidR="004625BE" w:rsidRDefault="00000000">
          <w:pPr>
            <w:pStyle w:val="TOC2"/>
            <w:tabs>
              <w:tab w:val="right" w:leader="dot" w:pos="8296"/>
            </w:tabs>
            <w:rPr>
              <w:rFonts w:asciiTheme="minorHAnsi" w:eastAsiaTheme="minorEastAsia" w:hAnsiTheme="minorHAnsi"/>
              <w:noProof/>
            </w:rPr>
          </w:pPr>
          <w:hyperlink w:anchor="_Toc122337813" w:history="1">
            <w:r w:rsidR="004625BE" w:rsidRPr="00D30590">
              <w:rPr>
                <w:rStyle w:val="ab"/>
                <w:noProof/>
              </w:rPr>
              <w:t xml:space="preserve">4.3 </w:t>
            </w:r>
            <w:r w:rsidR="004625BE" w:rsidRPr="00D30590">
              <w:rPr>
                <w:rStyle w:val="ab"/>
                <w:noProof/>
              </w:rPr>
              <w:t>慢病毒感染</w:t>
            </w:r>
            <w:r w:rsidR="004625BE">
              <w:rPr>
                <w:noProof/>
                <w:webHidden/>
              </w:rPr>
              <w:tab/>
            </w:r>
            <w:r w:rsidR="004625BE">
              <w:rPr>
                <w:noProof/>
                <w:webHidden/>
              </w:rPr>
              <w:fldChar w:fldCharType="begin"/>
            </w:r>
            <w:r w:rsidR="004625BE">
              <w:rPr>
                <w:noProof/>
                <w:webHidden/>
              </w:rPr>
              <w:instrText xml:space="preserve"> PAGEREF _Toc122337813 \h </w:instrText>
            </w:r>
            <w:r w:rsidR="004625BE">
              <w:rPr>
                <w:noProof/>
                <w:webHidden/>
              </w:rPr>
            </w:r>
            <w:r w:rsidR="004625BE">
              <w:rPr>
                <w:noProof/>
                <w:webHidden/>
              </w:rPr>
              <w:fldChar w:fldCharType="separate"/>
            </w:r>
            <w:r w:rsidR="00495CB1">
              <w:rPr>
                <w:noProof/>
                <w:webHidden/>
              </w:rPr>
              <w:t>12</w:t>
            </w:r>
            <w:r w:rsidR="004625BE">
              <w:rPr>
                <w:noProof/>
                <w:webHidden/>
              </w:rPr>
              <w:fldChar w:fldCharType="end"/>
            </w:r>
          </w:hyperlink>
        </w:p>
        <w:p w14:paraId="46D56C19" w14:textId="126590D8" w:rsidR="004625BE" w:rsidRDefault="00000000">
          <w:pPr>
            <w:pStyle w:val="TOC1"/>
            <w:tabs>
              <w:tab w:val="right" w:leader="dot" w:pos="8296"/>
            </w:tabs>
            <w:rPr>
              <w:rFonts w:asciiTheme="minorHAnsi" w:eastAsiaTheme="minorEastAsia" w:hAnsiTheme="minorHAnsi"/>
              <w:noProof/>
            </w:rPr>
          </w:pPr>
          <w:hyperlink w:anchor="_Toc122337814" w:history="1">
            <w:r w:rsidR="004625BE" w:rsidRPr="00D30590">
              <w:rPr>
                <w:rStyle w:val="ab"/>
                <w:noProof/>
              </w:rPr>
              <w:t>五、目的细胞株的筛选与鉴定</w:t>
            </w:r>
            <w:r w:rsidR="004625BE">
              <w:rPr>
                <w:noProof/>
                <w:webHidden/>
              </w:rPr>
              <w:tab/>
            </w:r>
            <w:r w:rsidR="004625BE">
              <w:rPr>
                <w:noProof/>
                <w:webHidden/>
              </w:rPr>
              <w:fldChar w:fldCharType="begin"/>
            </w:r>
            <w:r w:rsidR="004625BE">
              <w:rPr>
                <w:noProof/>
                <w:webHidden/>
              </w:rPr>
              <w:instrText xml:space="preserve"> PAGEREF _Toc122337814 \h </w:instrText>
            </w:r>
            <w:r w:rsidR="004625BE">
              <w:rPr>
                <w:noProof/>
                <w:webHidden/>
              </w:rPr>
            </w:r>
            <w:r w:rsidR="004625BE">
              <w:rPr>
                <w:noProof/>
                <w:webHidden/>
              </w:rPr>
              <w:fldChar w:fldCharType="separate"/>
            </w:r>
            <w:r w:rsidR="00495CB1">
              <w:rPr>
                <w:noProof/>
                <w:webHidden/>
              </w:rPr>
              <w:t>13</w:t>
            </w:r>
            <w:r w:rsidR="004625BE">
              <w:rPr>
                <w:noProof/>
                <w:webHidden/>
              </w:rPr>
              <w:fldChar w:fldCharType="end"/>
            </w:r>
          </w:hyperlink>
        </w:p>
        <w:p w14:paraId="04A0DF57" w14:textId="0974A375" w:rsidR="004625BE" w:rsidRDefault="00000000">
          <w:pPr>
            <w:pStyle w:val="TOC2"/>
            <w:tabs>
              <w:tab w:val="right" w:leader="dot" w:pos="8296"/>
            </w:tabs>
            <w:rPr>
              <w:rFonts w:asciiTheme="minorHAnsi" w:eastAsiaTheme="minorEastAsia" w:hAnsiTheme="minorHAnsi"/>
              <w:noProof/>
            </w:rPr>
          </w:pPr>
          <w:hyperlink w:anchor="_Toc122337815" w:history="1">
            <w:r w:rsidR="004625BE" w:rsidRPr="00D30590">
              <w:rPr>
                <w:rStyle w:val="ab"/>
                <w:noProof/>
              </w:rPr>
              <w:t xml:space="preserve">5.1 </w:t>
            </w:r>
            <w:r w:rsidR="004625BE" w:rsidRPr="00D30590">
              <w:rPr>
                <w:rStyle w:val="ab"/>
                <w:noProof/>
              </w:rPr>
              <w:t>目的细胞株的筛选</w:t>
            </w:r>
            <w:r w:rsidR="004625BE">
              <w:rPr>
                <w:noProof/>
                <w:webHidden/>
              </w:rPr>
              <w:tab/>
            </w:r>
            <w:r w:rsidR="004625BE">
              <w:rPr>
                <w:noProof/>
                <w:webHidden/>
              </w:rPr>
              <w:fldChar w:fldCharType="begin"/>
            </w:r>
            <w:r w:rsidR="004625BE">
              <w:rPr>
                <w:noProof/>
                <w:webHidden/>
              </w:rPr>
              <w:instrText xml:space="preserve"> PAGEREF _Toc122337815 \h </w:instrText>
            </w:r>
            <w:r w:rsidR="004625BE">
              <w:rPr>
                <w:noProof/>
                <w:webHidden/>
              </w:rPr>
            </w:r>
            <w:r w:rsidR="004625BE">
              <w:rPr>
                <w:noProof/>
                <w:webHidden/>
              </w:rPr>
              <w:fldChar w:fldCharType="separate"/>
            </w:r>
            <w:r w:rsidR="00495CB1">
              <w:rPr>
                <w:noProof/>
                <w:webHidden/>
              </w:rPr>
              <w:t>13</w:t>
            </w:r>
            <w:r w:rsidR="004625BE">
              <w:rPr>
                <w:noProof/>
                <w:webHidden/>
              </w:rPr>
              <w:fldChar w:fldCharType="end"/>
            </w:r>
          </w:hyperlink>
        </w:p>
        <w:p w14:paraId="2AA4C16E" w14:textId="1A44DD0E" w:rsidR="004625BE" w:rsidRDefault="00000000">
          <w:pPr>
            <w:pStyle w:val="TOC2"/>
            <w:tabs>
              <w:tab w:val="right" w:leader="dot" w:pos="8296"/>
            </w:tabs>
            <w:rPr>
              <w:rFonts w:asciiTheme="minorHAnsi" w:eastAsiaTheme="minorEastAsia" w:hAnsiTheme="minorHAnsi"/>
              <w:noProof/>
            </w:rPr>
          </w:pPr>
          <w:hyperlink w:anchor="_Toc122337816" w:history="1">
            <w:r w:rsidR="004625BE" w:rsidRPr="00D30590">
              <w:rPr>
                <w:rStyle w:val="ab"/>
                <w:noProof/>
              </w:rPr>
              <w:t xml:space="preserve">5.2 </w:t>
            </w:r>
            <w:r w:rsidR="004625BE" w:rsidRPr="00D30590">
              <w:rPr>
                <w:rStyle w:val="ab"/>
                <w:noProof/>
              </w:rPr>
              <w:t>目的细胞株的鉴定</w:t>
            </w:r>
            <w:r w:rsidR="004625BE">
              <w:rPr>
                <w:noProof/>
                <w:webHidden/>
              </w:rPr>
              <w:tab/>
            </w:r>
            <w:r w:rsidR="004625BE">
              <w:rPr>
                <w:noProof/>
                <w:webHidden/>
              </w:rPr>
              <w:fldChar w:fldCharType="begin"/>
            </w:r>
            <w:r w:rsidR="004625BE">
              <w:rPr>
                <w:noProof/>
                <w:webHidden/>
              </w:rPr>
              <w:instrText xml:space="preserve"> PAGEREF _Toc122337816 \h </w:instrText>
            </w:r>
            <w:r w:rsidR="004625BE">
              <w:rPr>
                <w:noProof/>
                <w:webHidden/>
              </w:rPr>
            </w:r>
            <w:r w:rsidR="004625BE">
              <w:rPr>
                <w:noProof/>
                <w:webHidden/>
              </w:rPr>
              <w:fldChar w:fldCharType="separate"/>
            </w:r>
            <w:r w:rsidR="00495CB1">
              <w:rPr>
                <w:noProof/>
                <w:webHidden/>
              </w:rPr>
              <w:t>14</w:t>
            </w:r>
            <w:r w:rsidR="004625BE">
              <w:rPr>
                <w:noProof/>
                <w:webHidden/>
              </w:rPr>
              <w:fldChar w:fldCharType="end"/>
            </w:r>
          </w:hyperlink>
        </w:p>
        <w:p w14:paraId="24C1CA5D" w14:textId="0D9D74FA" w:rsidR="00AF7BBD" w:rsidRPr="007F7677" w:rsidRDefault="00AF7BBD" w:rsidP="001B5321">
          <w:pPr>
            <w:spacing w:line="400" w:lineRule="exact"/>
          </w:pPr>
          <w:r w:rsidRPr="007F7677">
            <w:rPr>
              <w:b/>
              <w:bCs/>
              <w:lang w:val="zh-CN"/>
            </w:rPr>
            <w:fldChar w:fldCharType="end"/>
          </w:r>
        </w:p>
      </w:sdtContent>
    </w:sdt>
    <w:p w14:paraId="487373B3" w14:textId="77777777" w:rsidR="00F63F64" w:rsidRPr="007F7677" w:rsidRDefault="00F63F64" w:rsidP="001B5321">
      <w:pPr>
        <w:spacing w:line="400" w:lineRule="exact"/>
        <w:rPr>
          <w:sz w:val="24"/>
          <w:szCs w:val="28"/>
        </w:rPr>
      </w:pPr>
    </w:p>
    <w:p w14:paraId="469AD512" w14:textId="77777777" w:rsidR="00F63F64" w:rsidRPr="007F7677" w:rsidRDefault="00F63F64" w:rsidP="001B5321">
      <w:pPr>
        <w:spacing w:line="400" w:lineRule="exact"/>
        <w:rPr>
          <w:sz w:val="24"/>
          <w:szCs w:val="28"/>
        </w:rPr>
      </w:pPr>
    </w:p>
    <w:p w14:paraId="684474F1" w14:textId="669405A1" w:rsidR="00F63F64" w:rsidRPr="007F7677" w:rsidRDefault="00F63F64" w:rsidP="001B5321">
      <w:pPr>
        <w:spacing w:line="400" w:lineRule="exact"/>
        <w:rPr>
          <w:sz w:val="24"/>
          <w:szCs w:val="28"/>
        </w:rPr>
      </w:pPr>
    </w:p>
    <w:p w14:paraId="57A8EDCB" w14:textId="06B76BB4" w:rsidR="00F63F64" w:rsidRPr="007F7677" w:rsidRDefault="00F63F64" w:rsidP="001B5321">
      <w:pPr>
        <w:spacing w:line="400" w:lineRule="exact"/>
      </w:pPr>
    </w:p>
    <w:p w14:paraId="45AB7B88" w14:textId="5EAEF183" w:rsidR="00F63F64" w:rsidRPr="007F7677" w:rsidRDefault="00F63F64" w:rsidP="001B5321">
      <w:pPr>
        <w:spacing w:line="400" w:lineRule="exact"/>
      </w:pPr>
    </w:p>
    <w:p w14:paraId="78741803" w14:textId="77777777" w:rsidR="00F63F64" w:rsidRPr="007F7677" w:rsidRDefault="00F63F64" w:rsidP="001B5321">
      <w:pPr>
        <w:spacing w:line="400" w:lineRule="exact"/>
      </w:pPr>
    </w:p>
    <w:p w14:paraId="78C2DC8D" w14:textId="18CA1ABC" w:rsidR="00F63F64" w:rsidRPr="007F7677" w:rsidRDefault="00F63F64" w:rsidP="001B5321">
      <w:pPr>
        <w:spacing w:line="400" w:lineRule="exact"/>
      </w:pPr>
    </w:p>
    <w:p w14:paraId="1C706AA7" w14:textId="1FB83FAB" w:rsidR="00F63F64" w:rsidRPr="007F7677" w:rsidRDefault="00F63F64" w:rsidP="001B5321">
      <w:pPr>
        <w:spacing w:line="400" w:lineRule="exact"/>
      </w:pPr>
    </w:p>
    <w:p w14:paraId="7A6F4308" w14:textId="196B87CA" w:rsidR="00F63F64" w:rsidRPr="007F7677" w:rsidRDefault="00F63F64" w:rsidP="001B5321">
      <w:pPr>
        <w:spacing w:line="400" w:lineRule="exact"/>
      </w:pPr>
    </w:p>
    <w:p w14:paraId="4D4509DA" w14:textId="6C97D63F" w:rsidR="00F63F64" w:rsidRPr="007F7677" w:rsidRDefault="00F63F64" w:rsidP="001B5321">
      <w:pPr>
        <w:spacing w:line="400" w:lineRule="exact"/>
      </w:pPr>
    </w:p>
    <w:p w14:paraId="180317DD" w14:textId="49B73F31" w:rsidR="00F63F64" w:rsidRPr="007F7677" w:rsidRDefault="00F63F64" w:rsidP="001B5321">
      <w:pPr>
        <w:spacing w:line="400" w:lineRule="exact"/>
      </w:pPr>
    </w:p>
    <w:p w14:paraId="160026B3" w14:textId="1ED96A16" w:rsidR="00F63F64" w:rsidRPr="007F7677" w:rsidRDefault="00F63F64" w:rsidP="001B5321">
      <w:pPr>
        <w:spacing w:line="400" w:lineRule="exact"/>
      </w:pPr>
    </w:p>
    <w:p w14:paraId="15C7854B" w14:textId="2BA0E9D4" w:rsidR="00F63F64" w:rsidRPr="007F7677" w:rsidRDefault="00F63F64" w:rsidP="001B5321">
      <w:pPr>
        <w:spacing w:line="400" w:lineRule="exact"/>
      </w:pPr>
    </w:p>
    <w:p w14:paraId="57373D1C" w14:textId="6AB38682" w:rsidR="00C014AF" w:rsidRDefault="00C014AF" w:rsidP="001B5321">
      <w:pPr>
        <w:spacing w:line="400" w:lineRule="exact"/>
      </w:pPr>
    </w:p>
    <w:p w14:paraId="043C1CEB" w14:textId="1299A8E4" w:rsidR="00682D3E" w:rsidRDefault="00682D3E" w:rsidP="001B5321">
      <w:pPr>
        <w:spacing w:line="400" w:lineRule="exact"/>
      </w:pPr>
    </w:p>
    <w:p w14:paraId="2BF0E4E2" w14:textId="216EB746" w:rsidR="00682D3E" w:rsidRDefault="00682D3E" w:rsidP="001B5321">
      <w:pPr>
        <w:spacing w:line="400" w:lineRule="exact"/>
      </w:pPr>
    </w:p>
    <w:p w14:paraId="071C1D11" w14:textId="77777777" w:rsidR="00682D3E" w:rsidRPr="007F7677" w:rsidRDefault="00682D3E" w:rsidP="001B5321">
      <w:pPr>
        <w:spacing w:line="400" w:lineRule="exact"/>
      </w:pPr>
    </w:p>
    <w:p w14:paraId="492DD44F" w14:textId="25473BE9" w:rsidR="00AF7BBD" w:rsidRPr="007F7677" w:rsidRDefault="00AF7BBD" w:rsidP="001B5321">
      <w:pPr>
        <w:pStyle w:val="1"/>
        <w:spacing w:line="400" w:lineRule="exact"/>
        <w:rPr>
          <w:sz w:val="24"/>
          <w:szCs w:val="28"/>
        </w:rPr>
      </w:pPr>
      <w:bookmarkStart w:id="0" w:name="_Toc122337803"/>
      <w:r w:rsidRPr="007F7677">
        <w:rPr>
          <w:rFonts w:hint="eastAsia"/>
          <w:sz w:val="24"/>
          <w:szCs w:val="28"/>
        </w:rPr>
        <w:t>一、原理简介</w:t>
      </w:r>
      <w:bookmarkEnd w:id="0"/>
    </w:p>
    <w:p w14:paraId="1CA8734E" w14:textId="295A7CA2" w:rsidR="005E10EA" w:rsidRPr="007F7677" w:rsidRDefault="005E10EA" w:rsidP="00C014AF">
      <w:pPr>
        <w:spacing w:line="400" w:lineRule="exact"/>
        <w:ind w:firstLineChars="200" w:firstLine="422"/>
      </w:pPr>
      <w:r w:rsidRPr="007F7677">
        <w:rPr>
          <w:rFonts w:hint="eastAsia"/>
          <w:b/>
          <w:bCs/>
        </w:rPr>
        <w:t>慢病毒（</w:t>
      </w:r>
      <w:r w:rsidRPr="007F7677">
        <w:rPr>
          <w:b/>
          <w:bCs/>
        </w:rPr>
        <w:t>Lentivirus</w:t>
      </w:r>
      <w:r w:rsidRPr="007F7677">
        <w:rPr>
          <w:b/>
          <w:bCs/>
        </w:rPr>
        <w:t>）载体是以</w:t>
      </w:r>
      <w:r w:rsidRPr="007F7677">
        <w:rPr>
          <w:b/>
          <w:bCs/>
        </w:rPr>
        <w:t xml:space="preserve"> HIV-1 </w:t>
      </w:r>
      <w:r w:rsidRPr="007F7677">
        <w:rPr>
          <w:b/>
          <w:bCs/>
        </w:rPr>
        <w:t>（人类免疫缺陷</w:t>
      </w:r>
      <w:r w:rsidRPr="007F7677">
        <w:rPr>
          <w:b/>
          <w:bCs/>
        </w:rPr>
        <w:t>1</w:t>
      </w:r>
      <w:r w:rsidRPr="007F7677">
        <w:rPr>
          <w:b/>
          <w:bCs/>
        </w:rPr>
        <w:t>型病毒</w:t>
      </w:r>
      <w:r w:rsidR="0089780C" w:rsidRPr="007F7677">
        <w:rPr>
          <w:rFonts w:hint="eastAsia"/>
          <w:b/>
          <w:bCs/>
        </w:rPr>
        <w:t>，常被称为艾滋病毒</w:t>
      </w:r>
      <w:r w:rsidRPr="007F7677">
        <w:rPr>
          <w:b/>
          <w:bCs/>
        </w:rPr>
        <w:t>）</w:t>
      </w:r>
      <w:r w:rsidRPr="007F7677">
        <w:t>为基础发展起来的</w:t>
      </w:r>
      <w:r w:rsidRPr="007F7677">
        <w:rPr>
          <w:b/>
          <w:bCs/>
        </w:rPr>
        <w:t>基因治疗载体</w:t>
      </w:r>
      <w:r w:rsidRPr="007F7677">
        <w:t>。具有感染谱广泛、可以有效感染分裂期和静止期细胞、</w:t>
      </w:r>
      <w:r w:rsidRPr="007F7677">
        <w:rPr>
          <w:b/>
          <w:bCs/>
        </w:rPr>
        <w:t>长期稳定表达外源基因等优点</w:t>
      </w:r>
      <w:r w:rsidRPr="007F7677">
        <w:t>，因此成为</w:t>
      </w:r>
      <w:r w:rsidRPr="007F7677">
        <w:rPr>
          <w:b/>
          <w:bCs/>
        </w:rPr>
        <w:t>导入外源基因的有力工具</w:t>
      </w:r>
      <w:r w:rsidRPr="007F7677">
        <w:t>。现在慢病毒系统已经被广泛应用到各种细胞系的基因过表达、</w:t>
      </w:r>
      <w:r w:rsidRPr="007F7677">
        <w:t>RNA</w:t>
      </w:r>
      <w:r w:rsidRPr="007F7677">
        <w:t>干扰、</w:t>
      </w:r>
      <w:r w:rsidRPr="007F7677">
        <w:t>microRNA</w:t>
      </w:r>
      <w:r w:rsidRPr="007F7677">
        <w:t>研究以及活体动物实验中。</w:t>
      </w:r>
    </w:p>
    <w:p w14:paraId="055C30BC" w14:textId="4CF3DA65" w:rsidR="005E10EA" w:rsidRPr="007F7677" w:rsidRDefault="005E10EA" w:rsidP="00C014AF">
      <w:pPr>
        <w:spacing w:line="400" w:lineRule="exact"/>
        <w:ind w:firstLineChars="200" w:firstLine="422"/>
      </w:pPr>
      <w:r w:rsidRPr="007F7677">
        <w:rPr>
          <w:rFonts w:hint="eastAsia"/>
          <w:b/>
          <w:bCs/>
        </w:rPr>
        <w:t>第二代慢病毒包装系统</w:t>
      </w:r>
      <w:r w:rsidRPr="007F7677">
        <w:rPr>
          <w:rFonts w:hint="eastAsia"/>
        </w:rPr>
        <w:t>：这个系统含有</w:t>
      </w:r>
      <w:r w:rsidRPr="007F7677">
        <w:t>3</w:t>
      </w:r>
      <w:r w:rsidRPr="007F7677">
        <w:t>个质粒，第</w:t>
      </w:r>
      <w:r w:rsidRPr="007F7677">
        <w:t>1</w:t>
      </w:r>
      <w:r w:rsidRPr="007F7677">
        <w:t>个质粒：包装质粒，它编码</w:t>
      </w:r>
      <w:r w:rsidRPr="007F7677">
        <w:t>Gag</w:t>
      </w:r>
      <w:r w:rsidRPr="007F7677">
        <w:t>，</w:t>
      </w:r>
      <w:proofErr w:type="spellStart"/>
      <w:r w:rsidRPr="007F7677">
        <w:t>PoI</w:t>
      </w:r>
      <w:proofErr w:type="spellEnd"/>
      <w:r w:rsidRPr="007F7677">
        <w:t>，</w:t>
      </w:r>
      <w:r w:rsidRPr="007F7677">
        <w:t>Rev</w:t>
      </w:r>
      <w:r w:rsidRPr="007F7677">
        <w:t>与</w:t>
      </w:r>
      <w:r w:rsidRPr="007F7677">
        <w:t>Tat</w:t>
      </w:r>
      <w:r w:rsidRPr="007F7677">
        <w:t>基因。第</w:t>
      </w:r>
      <w:r w:rsidRPr="007F7677">
        <w:t>2</w:t>
      </w:r>
      <w:r w:rsidRPr="007F7677">
        <w:t>个质粒：包膜质粒，含有</w:t>
      </w:r>
      <w:r w:rsidRPr="007F7677">
        <w:t>VSV-G</w:t>
      </w:r>
      <w:r w:rsidRPr="007F7677">
        <w:t>，编码蛋白</w:t>
      </w:r>
      <w:r w:rsidRPr="007F7677">
        <w:t>Env</w:t>
      </w:r>
      <w:r w:rsidRPr="007F7677">
        <w:t>。第</w:t>
      </w:r>
      <w:r w:rsidRPr="007F7677">
        <w:t>3</w:t>
      </w:r>
      <w:r w:rsidRPr="007F7677">
        <w:t>个质粒：目的质粒，含有病毒的</w:t>
      </w:r>
      <w:r w:rsidRPr="007F7677">
        <w:t>LTRs</w:t>
      </w:r>
      <w:r w:rsidRPr="007F7677">
        <w:t>和</w:t>
      </w:r>
      <w:r w:rsidRPr="007F7677">
        <w:t>psi</w:t>
      </w:r>
      <w:r w:rsidRPr="007F7677">
        <w:t>包装信号，除非有内部启动子，否则这个目的质粒的目的基因是由</w:t>
      </w:r>
      <w:r w:rsidRPr="007F7677">
        <w:t>5'LTR</w:t>
      </w:r>
      <w:r w:rsidRPr="007F7677">
        <w:t>驱动的，它是一个弱启动子，需要</w:t>
      </w:r>
      <w:r w:rsidRPr="007F7677">
        <w:t>Tat</w:t>
      </w:r>
      <w:r w:rsidRPr="007F7677">
        <w:t>元件</w:t>
      </w:r>
      <w:r w:rsidRPr="007F7677">
        <w:t xml:space="preserve"> </w:t>
      </w:r>
      <w:r w:rsidRPr="007F7677">
        <w:t>的来激活它。所有的第</w:t>
      </w:r>
      <w:r w:rsidRPr="007F7677">
        <w:t>2</w:t>
      </w:r>
      <w:r w:rsidRPr="007F7677">
        <w:t>代慢病毒目的质粒必须要用第</w:t>
      </w:r>
      <w:r w:rsidRPr="007F7677">
        <w:t>2</w:t>
      </w:r>
      <w:r w:rsidRPr="007F7677">
        <w:t>代慢病毒包装系统，因此它的</w:t>
      </w:r>
      <w:r w:rsidRPr="007F7677">
        <w:t>LTR</w:t>
      </w:r>
      <w:r w:rsidRPr="007F7677">
        <w:t>是</w:t>
      </w:r>
      <w:r w:rsidRPr="007F7677">
        <w:t>Tat</w:t>
      </w:r>
      <w:r w:rsidRPr="007F7677">
        <w:t>依赖性的。</w:t>
      </w:r>
    </w:p>
    <w:p w14:paraId="1FB8678D" w14:textId="2F68E36C" w:rsidR="005E10EA" w:rsidRPr="007F7677" w:rsidRDefault="005E10EA" w:rsidP="00C014AF">
      <w:pPr>
        <w:spacing w:line="400" w:lineRule="exact"/>
        <w:ind w:firstLineChars="200" w:firstLine="420"/>
      </w:pPr>
      <w:r w:rsidRPr="007F7677">
        <w:rPr>
          <w:rFonts w:hint="eastAsia"/>
        </w:rPr>
        <w:t>第三代包装质粒：设计第</w:t>
      </w:r>
      <w:r w:rsidRPr="007F7677">
        <w:t>3</w:t>
      </w:r>
      <w:r w:rsidRPr="007F7677">
        <w:t>代病毒的目的主要还是提高安全性。在第</w:t>
      </w:r>
      <w:r w:rsidRPr="007F7677">
        <w:t>3</w:t>
      </w:r>
      <w:r w:rsidRPr="007F7677">
        <w:t>代病毒中，将第</w:t>
      </w:r>
      <w:r w:rsidRPr="007F7677">
        <w:t>2</w:t>
      </w:r>
      <w:r w:rsidRPr="007F7677">
        <w:t>代病毒的包装质粒分成了</w:t>
      </w:r>
      <w:r w:rsidRPr="007F7677">
        <w:t>2</w:t>
      </w:r>
      <w:r w:rsidRPr="007F7677">
        <w:t>个质粒，一个编码</w:t>
      </w:r>
      <w:r w:rsidRPr="007F7677">
        <w:t>Rev</w:t>
      </w:r>
      <w:r w:rsidRPr="007F7677">
        <w:t>，另外一个编码</w:t>
      </w:r>
      <w:r w:rsidRPr="007F7677">
        <w:t>Gag</w:t>
      </w:r>
      <w:r w:rsidRPr="007F7677">
        <w:t>和</w:t>
      </w:r>
      <w:proofErr w:type="spellStart"/>
      <w:r w:rsidRPr="007F7677">
        <w:t>PoI</w:t>
      </w:r>
      <w:proofErr w:type="spellEnd"/>
      <w:r w:rsidRPr="007F7677">
        <w:t>。</w:t>
      </w:r>
      <w:r w:rsidRPr="007F7677">
        <w:rPr>
          <w:b/>
          <w:bCs/>
        </w:rPr>
        <w:t>虽然第</w:t>
      </w:r>
      <w:r w:rsidRPr="007F7677">
        <w:rPr>
          <w:b/>
          <w:bCs/>
        </w:rPr>
        <w:t>3</w:t>
      </w:r>
      <w:r w:rsidRPr="007F7677">
        <w:rPr>
          <w:b/>
          <w:bCs/>
        </w:rPr>
        <w:t>代病毒更加安全了，但是它的效率却降低了</w:t>
      </w:r>
      <w:r w:rsidRPr="007F7677">
        <w:t>。除此之外，第</w:t>
      </w:r>
      <w:r w:rsidRPr="007F7677">
        <w:t>3</w:t>
      </w:r>
      <w:r w:rsidRPr="007F7677">
        <w:t>代病毒删除了</w:t>
      </w:r>
      <w:r w:rsidRPr="007F7677">
        <w:t>Tat</w:t>
      </w:r>
      <w:r w:rsidRPr="007F7677">
        <w:t>元件，并且在目的质粒中引入了一个嵌合了</w:t>
      </w:r>
      <w:r w:rsidRPr="007F7677">
        <w:t>5'LTR</w:t>
      </w:r>
      <w:r w:rsidRPr="007F7677">
        <w:t>的异源启动子。这种目的质粒基因的启动子并不依赖于</w:t>
      </w:r>
      <w:r w:rsidRPr="007F7677">
        <w:t>Tat</w:t>
      </w:r>
      <w:r w:rsidRPr="007F7677">
        <w:t>元件。第</w:t>
      </w:r>
      <w:r w:rsidRPr="007F7677">
        <w:t>3</w:t>
      </w:r>
      <w:r w:rsidRPr="007F7677">
        <w:t>代病毒的目的质粒可以使用第</w:t>
      </w:r>
      <w:r w:rsidRPr="007F7677">
        <w:t>2</w:t>
      </w:r>
      <w:r w:rsidRPr="007F7677">
        <w:t>代或第</w:t>
      </w:r>
      <w:r w:rsidRPr="007F7677">
        <w:t>3</w:t>
      </w:r>
      <w:r w:rsidRPr="007F7677">
        <w:t>代的包装质粒，也就是说第</w:t>
      </w:r>
      <w:r w:rsidRPr="007F7677">
        <w:t>3</w:t>
      </w:r>
      <w:r w:rsidRPr="007F7677">
        <w:t>代慢病毒的目的质粒兼容第</w:t>
      </w:r>
      <w:r w:rsidRPr="007F7677">
        <w:t>2</w:t>
      </w:r>
      <w:r w:rsidRPr="007F7677">
        <w:t>代的包装系统。</w:t>
      </w:r>
    </w:p>
    <w:p w14:paraId="58AE7C59" w14:textId="6CB2AD7F" w:rsidR="00C522CE" w:rsidRPr="007F7677" w:rsidRDefault="00C522CE" w:rsidP="00C014AF">
      <w:pPr>
        <w:spacing w:line="400" w:lineRule="exact"/>
        <w:ind w:firstLineChars="200" w:firstLine="420"/>
      </w:pPr>
      <w:proofErr w:type="gramStart"/>
      <w:r w:rsidRPr="007F7677">
        <w:rPr>
          <w:rFonts w:hint="eastAsia"/>
        </w:rPr>
        <w:t>翌</w:t>
      </w:r>
      <w:proofErr w:type="gramEnd"/>
      <w:r w:rsidRPr="007F7677">
        <w:rPr>
          <w:rFonts w:hint="eastAsia"/>
        </w:rPr>
        <w:t>圣慢病毒包装试剂盒（</w:t>
      </w:r>
      <w:r w:rsidRPr="007F7677">
        <w:t>Lentiviral Packaging Kit</w:t>
      </w:r>
      <w:r w:rsidRPr="007F7677">
        <w:t>）由优化的慢病毒包装辅助质粒混合物（</w:t>
      </w:r>
      <w:r w:rsidRPr="007F7677">
        <w:t>Lentiviral Mix</w:t>
      </w:r>
      <w:r w:rsidRPr="007F7677">
        <w:t>）、表达</w:t>
      </w:r>
      <w:proofErr w:type="spellStart"/>
      <w:r w:rsidRPr="007F7677">
        <w:t>eGFP</w:t>
      </w:r>
      <w:proofErr w:type="spellEnd"/>
      <w:r w:rsidRPr="007F7677">
        <w:t>蛋白的对照质粒和高效转染试剂（</w:t>
      </w:r>
      <w:r w:rsidRPr="007F7677">
        <w:t xml:space="preserve">HG </w:t>
      </w:r>
      <w:proofErr w:type="spellStart"/>
      <w:r w:rsidRPr="007F7677">
        <w:t>TransgeneTM</w:t>
      </w:r>
      <w:proofErr w:type="spellEnd"/>
      <w:r w:rsidRPr="007F7677">
        <w:t xml:space="preserve"> Reagent</w:t>
      </w:r>
      <w:r w:rsidRPr="007F7677">
        <w:t>）组成，可以兼容第二代和第三代的慢病毒包装质粒，且具有慢病毒包装时间周期短（一周之内即可拿到纯化好的高滴度慢病毒）、病毒滴度高的优势，可应用于针对不同基因和药物靶标的临床前细胞学实验和整体动物实验。</w:t>
      </w:r>
    </w:p>
    <w:p w14:paraId="254196BB" w14:textId="67E96E0C" w:rsidR="00C522CE" w:rsidRPr="007F7677" w:rsidRDefault="00F63F64" w:rsidP="00B671CA">
      <w:pPr>
        <w:spacing w:line="400" w:lineRule="exact"/>
        <w:jc w:val="left"/>
      </w:pPr>
      <w:r w:rsidRPr="007F7677">
        <w:rPr>
          <w:noProof/>
          <w:sz w:val="18"/>
          <w:szCs w:val="20"/>
        </w:rPr>
        <w:drawing>
          <wp:anchor distT="0" distB="0" distL="114300" distR="114300" simplePos="0" relativeHeight="251658240" behindDoc="0" locked="0" layoutInCell="1" allowOverlap="1" wp14:anchorId="56CE7AFD" wp14:editId="1B92CE1D">
            <wp:simplePos x="0" y="0"/>
            <wp:positionH relativeFrom="margin">
              <wp:align>right</wp:align>
            </wp:positionH>
            <wp:positionV relativeFrom="paragraph">
              <wp:posOffset>1278466</wp:posOffset>
            </wp:positionV>
            <wp:extent cx="5274310" cy="3352165"/>
            <wp:effectExtent l="0" t="0" r="2540" b="63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352165"/>
                    </a:xfrm>
                    <a:prstGeom prst="rect">
                      <a:avLst/>
                    </a:prstGeom>
                  </pic:spPr>
                </pic:pic>
              </a:graphicData>
            </a:graphic>
          </wp:anchor>
        </w:drawing>
      </w:r>
    </w:p>
    <w:p w14:paraId="3DD3E65B" w14:textId="7375BACF" w:rsidR="00AF7BBD" w:rsidRPr="007F7677" w:rsidRDefault="00AF7BBD" w:rsidP="001B5321">
      <w:pPr>
        <w:pStyle w:val="1"/>
        <w:spacing w:line="400" w:lineRule="exact"/>
        <w:rPr>
          <w:sz w:val="24"/>
          <w:szCs w:val="28"/>
        </w:rPr>
      </w:pPr>
      <w:bookmarkStart w:id="1" w:name="_Toc122337804"/>
      <w:r w:rsidRPr="007F7677">
        <w:rPr>
          <w:rFonts w:hint="eastAsia"/>
          <w:sz w:val="24"/>
          <w:szCs w:val="28"/>
        </w:rPr>
        <w:t>二、慢病毒包装实验</w:t>
      </w:r>
      <w:bookmarkEnd w:id="1"/>
    </w:p>
    <w:p w14:paraId="16D3CEAD" w14:textId="29BF3EE6" w:rsidR="00AF7BBD" w:rsidRPr="007F7677" w:rsidRDefault="00AF7BBD" w:rsidP="001B5321">
      <w:pPr>
        <w:pStyle w:val="2"/>
        <w:spacing w:line="400" w:lineRule="exact"/>
        <w:rPr>
          <w:rFonts w:ascii="Times New Roman" w:eastAsia="宋体" w:hAnsi="Times New Roman"/>
          <w:sz w:val="22"/>
          <w:szCs w:val="24"/>
        </w:rPr>
      </w:pPr>
      <w:bookmarkStart w:id="2" w:name="_Toc122337805"/>
      <w:r w:rsidRPr="007F7677">
        <w:rPr>
          <w:rFonts w:ascii="Times New Roman" w:eastAsia="宋体" w:hAnsi="Times New Roman" w:hint="eastAsia"/>
          <w:sz w:val="22"/>
          <w:szCs w:val="24"/>
        </w:rPr>
        <w:t>2</w:t>
      </w:r>
      <w:r w:rsidRPr="007F7677">
        <w:rPr>
          <w:rFonts w:ascii="Times New Roman" w:eastAsia="宋体" w:hAnsi="Times New Roman"/>
          <w:sz w:val="22"/>
          <w:szCs w:val="24"/>
        </w:rPr>
        <w:t xml:space="preserve">.1 </w:t>
      </w:r>
      <w:r w:rsidRPr="007F7677">
        <w:rPr>
          <w:rFonts w:ascii="Times New Roman" w:eastAsia="宋体" w:hAnsi="Times New Roman" w:hint="eastAsia"/>
          <w:sz w:val="22"/>
          <w:szCs w:val="24"/>
        </w:rPr>
        <w:t>实验材料</w:t>
      </w:r>
      <w:bookmarkEnd w:id="2"/>
    </w:p>
    <w:p w14:paraId="5B76F78D" w14:textId="3065F881" w:rsidR="007645DD" w:rsidRPr="007F7677" w:rsidRDefault="007645DD" w:rsidP="001B5321">
      <w:pPr>
        <w:spacing w:line="400" w:lineRule="exact"/>
      </w:pPr>
      <w:r w:rsidRPr="007F7677">
        <w:rPr>
          <w:rFonts w:hint="eastAsia"/>
        </w:rPr>
        <w:t>1</w:t>
      </w:r>
      <w:r w:rsidRPr="007F7677">
        <w:rPr>
          <w:rFonts w:hint="eastAsia"/>
        </w:rPr>
        <w:t>）细胞株：</w:t>
      </w:r>
    </w:p>
    <w:p w14:paraId="2434666C" w14:textId="1A83A3B9" w:rsidR="007645DD" w:rsidRPr="007F7677" w:rsidRDefault="007645DD" w:rsidP="001B5321">
      <w:pPr>
        <w:spacing w:line="400" w:lineRule="exact"/>
      </w:pPr>
      <w:r w:rsidRPr="007F7677">
        <w:rPr>
          <w:rFonts w:hint="eastAsia"/>
        </w:rPr>
        <w:t>2</w:t>
      </w:r>
      <w:r w:rsidRPr="007F7677">
        <w:t>93T</w:t>
      </w:r>
      <w:r w:rsidRPr="007F7677">
        <w:t>，慢病毒的包装细胞，为贴壁依赖型成上皮样细胞，生长培养基为</w:t>
      </w:r>
      <w:r w:rsidRPr="007F7677">
        <w:t xml:space="preserve"> DMEM(</w:t>
      </w:r>
      <w:r w:rsidRPr="007F7677">
        <w:t>含</w:t>
      </w:r>
      <w:r w:rsidRPr="007F7677">
        <w:t>10% FBS)</w:t>
      </w:r>
      <w:r w:rsidRPr="007F7677">
        <w:t>。贴壁细胞经培养生长增殖形成单层细胞。</w:t>
      </w:r>
    </w:p>
    <w:p w14:paraId="09D1DBBA" w14:textId="035A8DCF" w:rsidR="007645DD" w:rsidRPr="007F7677" w:rsidRDefault="007645DD" w:rsidP="001B5321">
      <w:pPr>
        <w:spacing w:line="400" w:lineRule="exact"/>
      </w:pPr>
      <w:r w:rsidRPr="007F7677">
        <w:rPr>
          <w:rFonts w:hint="eastAsia"/>
        </w:rPr>
        <w:t>2</w:t>
      </w:r>
      <w:r w:rsidRPr="007F7677">
        <w:rPr>
          <w:rFonts w:hint="eastAsia"/>
        </w:rPr>
        <w:t>）</w:t>
      </w:r>
      <w:bookmarkStart w:id="3" w:name="_Hlk121953745"/>
      <w:r w:rsidRPr="007F7677">
        <w:rPr>
          <w:rFonts w:hint="eastAsia"/>
        </w:rPr>
        <w:t>试剂</w:t>
      </w:r>
    </w:p>
    <w:tbl>
      <w:tblPr>
        <w:tblStyle w:val="22"/>
        <w:tblW w:w="0" w:type="auto"/>
        <w:tblLook w:val="06A0" w:firstRow="1" w:lastRow="0" w:firstColumn="1" w:lastColumn="0" w:noHBand="1" w:noVBand="1"/>
      </w:tblPr>
      <w:tblGrid>
        <w:gridCol w:w="4228"/>
      </w:tblGrid>
      <w:tr w:rsidR="00B67FAD" w:rsidRPr="007F7677" w14:paraId="298B097C" w14:textId="77777777" w:rsidTr="00B67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8" w:type="dxa"/>
          </w:tcPr>
          <w:p w14:paraId="25CDFFAA" w14:textId="53D7E4B4" w:rsidR="00B67FAD" w:rsidRPr="007F7677" w:rsidRDefault="00B67FAD" w:rsidP="001B5321">
            <w:pPr>
              <w:spacing w:line="400" w:lineRule="exact"/>
            </w:pPr>
            <w:r w:rsidRPr="007F7677">
              <w:rPr>
                <w:rFonts w:hint="eastAsia"/>
              </w:rPr>
              <w:t>试剂</w:t>
            </w:r>
          </w:p>
        </w:tc>
      </w:tr>
      <w:tr w:rsidR="00B67FAD" w:rsidRPr="007F7677" w14:paraId="0BFA786A" w14:textId="77777777" w:rsidTr="00B67FAD">
        <w:tc>
          <w:tcPr>
            <w:cnfStyle w:val="001000000000" w:firstRow="0" w:lastRow="0" w:firstColumn="1" w:lastColumn="0" w:oddVBand="0" w:evenVBand="0" w:oddHBand="0" w:evenHBand="0" w:firstRowFirstColumn="0" w:firstRowLastColumn="0" w:lastRowFirstColumn="0" w:lastRowLastColumn="0"/>
            <w:tcW w:w="4228" w:type="dxa"/>
          </w:tcPr>
          <w:p w14:paraId="110B4352" w14:textId="1FAD97E9" w:rsidR="00B67FAD" w:rsidRDefault="00B67FAD" w:rsidP="001B5321">
            <w:pPr>
              <w:spacing w:line="400" w:lineRule="exact"/>
              <w:rPr>
                <w:b w:val="0"/>
                <w:bCs w:val="0"/>
              </w:rPr>
            </w:pPr>
            <w:r w:rsidRPr="007F7677">
              <w:rPr>
                <w:rFonts w:hint="eastAsia"/>
              </w:rPr>
              <w:t>慢病毒包装试剂盒（包含转染试剂）</w:t>
            </w:r>
          </w:p>
          <w:p w14:paraId="61A98183" w14:textId="0561CE2D" w:rsidR="00B67FAD" w:rsidRPr="007F7677" w:rsidRDefault="00B67FAD" w:rsidP="001B5321">
            <w:pPr>
              <w:spacing w:line="400" w:lineRule="exact"/>
              <w:rPr>
                <w:b w:val="0"/>
                <w:bCs w:val="0"/>
              </w:rPr>
            </w:pPr>
            <w:r>
              <w:rPr>
                <w:rFonts w:hint="eastAsia"/>
              </w:rPr>
              <w:t>包含目的基因的慢病毒质粒</w:t>
            </w:r>
          </w:p>
          <w:p w14:paraId="4B3CE237" w14:textId="77777777" w:rsidR="00B67FAD" w:rsidRPr="007F7677" w:rsidRDefault="00B67FAD" w:rsidP="001B5321">
            <w:pPr>
              <w:spacing w:line="400" w:lineRule="exact"/>
              <w:rPr>
                <w:b w:val="0"/>
                <w:bCs w:val="0"/>
              </w:rPr>
            </w:pPr>
            <w:r w:rsidRPr="007F7677">
              <w:rPr>
                <w:rFonts w:hint="eastAsia"/>
              </w:rPr>
              <w:t>胎牛血清</w:t>
            </w:r>
          </w:p>
          <w:p w14:paraId="4CB48431" w14:textId="77777777" w:rsidR="00B67FAD" w:rsidRPr="007F7677" w:rsidRDefault="00B67FAD" w:rsidP="001B5321">
            <w:pPr>
              <w:spacing w:line="400" w:lineRule="exact"/>
              <w:rPr>
                <w:b w:val="0"/>
                <w:bCs w:val="0"/>
              </w:rPr>
            </w:pPr>
            <w:r w:rsidRPr="007F7677">
              <w:rPr>
                <w:rFonts w:hint="eastAsia"/>
              </w:rPr>
              <w:t>胰酶</w:t>
            </w:r>
          </w:p>
          <w:p w14:paraId="6DE03B53" w14:textId="77777777" w:rsidR="00B67FAD" w:rsidRPr="007F7677" w:rsidRDefault="00B67FAD" w:rsidP="001B5321">
            <w:pPr>
              <w:spacing w:line="400" w:lineRule="exact"/>
              <w:rPr>
                <w:b w:val="0"/>
                <w:bCs w:val="0"/>
              </w:rPr>
            </w:pPr>
            <w:r w:rsidRPr="007F7677">
              <w:rPr>
                <w:rFonts w:hint="eastAsia"/>
              </w:rPr>
              <w:t>P</w:t>
            </w:r>
            <w:r w:rsidRPr="007F7677">
              <w:t>BS</w:t>
            </w:r>
          </w:p>
          <w:p w14:paraId="6BA00FC4" w14:textId="08B0943F" w:rsidR="00B67FAD" w:rsidRPr="007F7677" w:rsidRDefault="00B67FAD" w:rsidP="001B5321">
            <w:pPr>
              <w:spacing w:line="400" w:lineRule="exact"/>
            </w:pPr>
            <w:r w:rsidRPr="007F7677">
              <w:t>0.</w:t>
            </w:r>
            <w:r>
              <w:t>45</w:t>
            </w:r>
            <w:r w:rsidRPr="007F7677">
              <w:t>μm</w:t>
            </w:r>
            <w:r w:rsidRPr="007F7677">
              <w:t>滤膜</w:t>
            </w:r>
          </w:p>
          <w:p w14:paraId="28FC5455" w14:textId="77777777" w:rsidR="00B67FAD" w:rsidRPr="007F7677" w:rsidRDefault="00B67FAD" w:rsidP="001B5321">
            <w:pPr>
              <w:spacing w:line="400" w:lineRule="exact"/>
              <w:rPr>
                <w:b w:val="0"/>
                <w:bCs w:val="0"/>
              </w:rPr>
            </w:pPr>
            <w:r w:rsidRPr="007F7677">
              <w:rPr>
                <w:rFonts w:hint="eastAsia"/>
              </w:rPr>
              <w:t>针筒</w:t>
            </w:r>
          </w:p>
          <w:p w14:paraId="55F7A965" w14:textId="54A49CE7" w:rsidR="00B67FAD" w:rsidRPr="007F7677" w:rsidRDefault="00B67FAD" w:rsidP="001B5321">
            <w:pPr>
              <w:spacing w:line="400" w:lineRule="exact"/>
              <w:rPr>
                <w:b w:val="0"/>
                <w:bCs w:val="0"/>
              </w:rPr>
            </w:pPr>
            <w:r w:rsidRPr="007F7677">
              <w:rPr>
                <w:rFonts w:hint="eastAsia"/>
              </w:rPr>
              <w:t>1</w:t>
            </w:r>
            <w:r w:rsidRPr="007F7677">
              <w:t>0</w:t>
            </w:r>
            <w:r w:rsidRPr="007F7677">
              <w:rPr>
                <w:rFonts w:hint="eastAsia"/>
              </w:rPr>
              <w:t>cm</w:t>
            </w:r>
            <w:r w:rsidRPr="007F7677">
              <w:rPr>
                <w:rFonts w:hint="eastAsia"/>
              </w:rPr>
              <w:t>细胞培养</w:t>
            </w:r>
            <w:proofErr w:type="gramStart"/>
            <w:r w:rsidRPr="007F7677">
              <w:rPr>
                <w:rFonts w:hint="eastAsia"/>
              </w:rPr>
              <w:t>皿</w:t>
            </w:r>
            <w:proofErr w:type="gramEnd"/>
            <w:r w:rsidRPr="007F7677">
              <w:rPr>
                <w:rFonts w:hint="eastAsia"/>
              </w:rPr>
              <w:t>/</w:t>
            </w:r>
            <w:r w:rsidRPr="007F7677">
              <w:rPr>
                <w:rFonts w:hint="eastAsia"/>
              </w:rPr>
              <w:t>六孔板</w:t>
            </w:r>
          </w:p>
        </w:tc>
      </w:tr>
    </w:tbl>
    <w:p w14:paraId="28DCCD94" w14:textId="16F172E7" w:rsidR="00BE1AFF" w:rsidRPr="007F7677" w:rsidRDefault="007645DD" w:rsidP="001B5321">
      <w:pPr>
        <w:spacing w:line="400" w:lineRule="exact"/>
      </w:pPr>
      <w:r w:rsidRPr="007F7677">
        <w:rPr>
          <w:rFonts w:hint="eastAsia"/>
        </w:rPr>
        <w:t>3</w:t>
      </w:r>
      <w:r w:rsidRPr="007F7677">
        <w:rPr>
          <w:rFonts w:hint="eastAsia"/>
        </w:rPr>
        <w:t>）仪器</w:t>
      </w:r>
    </w:p>
    <w:p w14:paraId="47D1B540" w14:textId="0B0D7F62" w:rsidR="007645DD" w:rsidRPr="007F7677" w:rsidRDefault="007645DD" w:rsidP="001B5321">
      <w:pPr>
        <w:spacing w:line="400" w:lineRule="exact"/>
      </w:pPr>
      <w:r w:rsidRPr="007F7677">
        <w:rPr>
          <w:rFonts w:hint="eastAsia"/>
        </w:rPr>
        <w:t>荧光显微镜</w:t>
      </w:r>
    </w:p>
    <w:p w14:paraId="1FDC93CB" w14:textId="3AF79BFB" w:rsidR="007645DD" w:rsidRPr="007F7677" w:rsidRDefault="007645DD" w:rsidP="001B5321">
      <w:pPr>
        <w:spacing w:line="400" w:lineRule="exact"/>
      </w:pPr>
      <w:r w:rsidRPr="007F7677">
        <w:rPr>
          <w:rFonts w:hint="eastAsia"/>
        </w:rPr>
        <w:t>生物安全柜</w:t>
      </w:r>
    </w:p>
    <w:p w14:paraId="428A92A3" w14:textId="77777777" w:rsidR="00226C14" w:rsidRPr="007F7677" w:rsidRDefault="007645DD" w:rsidP="001B5321">
      <w:pPr>
        <w:spacing w:line="400" w:lineRule="exact"/>
      </w:pPr>
      <w:r w:rsidRPr="007F7677">
        <w:rPr>
          <w:rFonts w:hint="eastAsia"/>
        </w:rPr>
        <w:t>细胞培养箱</w:t>
      </w:r>
    </w:p>
    <w:p w14:paraId="723C7A7D" w14:textId="67D87C3C" w:rsidR="00AF7BBD" w:rsidRPr="007F7677" w:rsidRDefault="00EC620F" w:rsidP="001B5321">
      <w:pPr>
        <w:pStyle w:val="2"/>
        <w:spacing w:line="400" w:lineRule="exact"/>
        <w:rPr>
          <w:rFonts w:ascii="Times New Roman" w:eastAsia="宋体" w:hAnsi="Times New Roman"/>
          <w:sz w:val="22"/>
          <w:szCs w:val="24"/>
        </w:rPr>
      </w:pPr>
      <w:bookmarkStart w:id="4" w:name="_Toc122337806"/>
      <w:bookmarkEnd w:id="3"/>
      <w:r w:rsidRPr="007F7677">
        <w:rPr>
          <w:rFonts w:ascii="Times New Roman" w:eastAsia="宋体" w:hAnsi="Times New Roman"/>
          <w:noProof/>
        </w:rPr>
        <w:drawing>
          <wp:anchor distT="0" distB="0" distL="114300" distR="114300" simplePos="0" relativeHeight="251659264" behindDoc="0" locked="0" layoutInCell="1" allowOverlap="1" wp14:anchorId="636859E0" wp14:editId="03F5723D">
            <wp:simplePos x="0" y="0"/>
            <wp:positionH relativeFrom="margin">
              <wp:align>left</wp:align>
            </wp:positionH>
            <wp:positionV relativeFrom="paragraph">
              <wp:posOffset>658918</wp:posOffset>
            </wp:positionV>
            <wp:extent cx="5155777" cy="2437491"/>
            <wp:effectExtent l="0" t="0" r="6985" b="127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55777" cy="2437491"/>
                    </a:xfrm>
                    <a:prstGeom prst="rect">
                      <a:avLst/>
                    </a:prstGeom>
                  </pic:spPr>
                </pic:pic>
              </a:graphicData>
            </a:graphic>
            <wp14:sizeRelH relativeFrom="margin">
              <wp14:pctWidth>0</wp14:pctWidth>
            </wp14:sizeRelH>
            <wp14:sizeRelV relativeFrom="margin">
              <wp14:pctHeight>0</wp14:pctHeight>
            </wp14:sizeRelV>
          </wp:anchor>
        </w:drawing>
      </w:r>
      <w:r w:rsidR="00AF7BBD" w:rsidRPr="007F7677">
        <w:rPr>
          <w:rFonts w:ascii="Times New Roman" w:eastAsia="宋体" w:hAnsi="Times New Roman" w:hint="eastAsia"/>
          <w:sz w:val="22"/>
          <w:szCs w:val="24"/>
        </w:rPr>
        <w:t>2</w:t>
      </w:r>
      <w:r w:rsidR="00AF7BBD" w:rsidRPr="007F7677">
        <w:rPr>
          <w:rFonts w:ascii="Times New Roman" w:eastAsia="宋体" w:hAnsi="Times New Roman"/>
          <w:sz w:val="22"/>
          <w:szCs w:val="24"/>
        </w:rPr>
        <w:t xml:space="preserve">.2 </w:t>
      </w:r>
      <w:r w:rsidR="00AF7BBD" w:rsidRPr="007F7677">
        <w:rPr>
          <w:rFonts w:ascii="Times New Roman" w:eastAsia="宋体" w:hAnsi="Times New Roman" w:hint="eastAsia"/>
          <w:sz w:val="22"/>
          <w:szCs w:val="24"/>
        </w:rPr>
        <w:t>实验流程和实验方法</w:t>
      </w:r>
      <w:bookmarkEnd w:id="4"/>
    </w:p>
    <w:p w14:paraId="0D4AC466" w14:textId="31038053" w:rsidR="00CE4C01" w:rsidRPr="007F7677" w:rsidRDefault="00CE4C01" w:rsidP="00CE4C01">
      <w:pPr>
        <w:spacing w:line="400" w:lineRule="exact"/>
      </w:pPr>
      <w:r w:rsidRPr="007F7677">
        <w:rPr>
          <w:rFonts w:hint="eastAsia"/>
        </w:rPr>
        <w:t>实验方法：</w:t>
      </w:r>
    </w:p>
    <w:p w14:paraId="1A579DE1" w14:textId="37C2AF47" w:rsidR="00283672" w:rsidRDefault="00283672" w:rsidP="00283672">
      <w:pPr>
        <w:spacing w:line="400" w:lineRule="exact"/>
      </w:pPr>
      <w:r>
        <w:rPr>
          <w:rFonts w:hint="eastAsia"/>
        </w:rPr>
        <w:t>1</w:t>
      </w:r>
      <w:r>
        <w:rPr>
          <w:rFonts w:hint="eastAsia"/>
        </w:rPr>
        <w:t>）</w:t>
      </w:r>
      <w:r>
        <w:rPr>
          <w:rFonts w:hint="eastAsia"/>
        </w:rPr>
        <w:t>293T</w:t>
      </w:r>
      <w:r>
        <w:rPr>
          <w:rFonts w:hint="eastAsia"/>
        </w:rPr>
        <w:t>细胞分盘：转染前一天，将已经长好的细胞以合适比例传代到</w:t>
      </w:r>
      <w:r>
        <w:rPr>
          <w:rFonts w:hint="eastAsia"/>
        </w:rPr>
        <w:t>10 cm</w:t>
      </w:r>
      <w:r>
        <w:rPr>
          <w:rFonts w:hint="eastAsia"/>
        </w:rPr>
        <w:t>培养皿中，当细胞长到</w:t>
      </w:r>
      <w:r>
        <w:rPr>
          <w:rFonts w:hint="eastAsia"/>
        </w:rPr>
        <w:t>~80%</w:t>
      </w:r>
      <w:r>
        <w:rPr>
          <w:rFonts w:hint="eastAsia"/>
        </w:rPr>
        <w:t>时准备转染。</w:t>
      </w:r>
    </w:p>
    <w:p w14:paraId="60254C8A" w14:textId="4C201EC4" w:rsidR="00283672" w:rsidRDefault="00283672" w:rsidP="00283672">
      <w:pPr>
        <w:spacing w:line="400" w:lineRule="exact"/>
      </w:pPr>
      <w:r>
        <w:rPr>
          <w:rFonts w:hint="eastAsia"/>
        </w:rPr>
        <w:t>2</w:t>
      </w:r>
      <w:r>
        <w:rPr>
          <w:rFonts w:hint="eastAsia"/>
        </w:rPr>
        <w:t>）转染前换液：转染前</w:t>
      </w:r>
      <w:r>
        <w:rPr>
          <w:rFonts w:hint="eastAsia"/>
        </w:rPr>
        <w:t xml:space="preserve">1~2 h </w:t>
      </w:r>
      <w:r>
        <w:rPr>
          <w:rFonts w:hint="eastAsia"/>
        </w:rPr>
        <w:t>将需要转染的细胞换新鲜的培养基，</w:t>
      </w:r>
      <w:r>
        <w:rPr>
          <w:rFonts w:hint="eastAsia"/>
        </w:rPr>
        <w:t>12 mL/10 cm</w:t>
      </w:r>
      <w:proofErr w:type="gramStart"/>
      <w:r>
        <w:rPr>
          <w:rFonts w:hint="eastAsia"/>
        </w:rPr>
        <w:t>皿</w:t>
      </w:r>
      <w:proofErr w:type="gramEnd"/>
      <w:r>
        <w:rPr>
          <w:rFonts w:hint="eastAsia"/>
        </w:rPr>
        <w:t>。注意：</w:t>
      </w:r>
      <w:r>
        <w:rPr>
          <w:rFonts w:hint="eastAsia"/>
        </w:rPr>
        <w:t>293T</w:t>
      </w:r>
      <w:r>
        <w:rPr>
          <w:rFonts w:hint="eastAsia"/>
        </w:rPr>
        <w:t>细胞贴壁性不是很好，</w:t>
      </w:r>
      <w:proofErr w:type="gramStart"/>
      <w:r>
        <w:rPr>
          <w:rFonts w:hint="eastAsia"/>
        </w:rPr>
        <w:t>换液时</w:t>
      </w:r>
      <w:proofErr w:type="gramEnd"/>
      <w:r>
        <w:rPr>
          <w:rFonts w:hint="eastAsia"/>
        </w:rPr>
        <w:t>应</w:t>
      </w:r>
      <w:proofErr w:type="gramStart"/>
      <w:r>
        <w:rPr>
          <w:rFonts w:hint="eastAsia"/>
        </w:rPr>
        <w:t>小心滴</w:t>
      </w:r>
      <w:proofErr w:type="gramEnd"/>
      <w:r>
        <w:rPr>
          <w:rFonts w:hint="eastAsia"/>
        </w:rPr>
        <w:t>加尽量避免冲起细胞。</w:t>
      </w:r>
    </w:p>
    <w:p w14:paraId="349B1A72" w14:textId="685B8B53" w:rsidR="00283672" w:rsidRDefault="00283672" w:rsidP="00283672">
      <w:pPr>
        <w:spacing w:line="400" w:lineRule="exact"/>
      </w:pPr>
      <w:r>
        <w:rPr>
          <w:noProof/>
        </w:rPr>
        <w:drawing>
          <wp:anchor distT="0" distB="0" distL="114300" distR="114300" simplePos="0" relativeHeight="251681792" behindDoc="0" locked="0" layoutInCell="1" allowOverlap="1" wp14:anchorId="2A148FC9" wp14:editId="091976F1">
            <wp:simplePos x="0" y="0"/>
            <wp:positionH relativeFrom="column">
              <wp:posOffset>939800</wp:posOffset>
            </wp:positionH>
            <wp:positionV relativeFrom="paragraph">
              <wp:posOffset>311150</wp:posOffset>
            </wp:positionV>
            <wp:extent cx="3225966" cy="1054154"/>
            <wp:effectExtent l="0" t="0" r="0" b="0"/>
            <wp:wrapTopAndBottom/>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5966" cy="1054154"/>
                    </a:xfrm>
                    <a:prstGeom prst="rect">
                      <a:avLst/>
                    </a:prstGeom>
                  </pic:spPr>
                </pic:pic>
              </a:graphicData>
            </a:graphic>
          </wp:anchor>
        </w:drawing>
      </w:r>
      <w:r>
        <w:rPr>
          <w:rFonts w:hint="eastAsia"/>
        </w:rPr>
        <w:t>3</w:t>
      </w:r>
      <w:r>
        <w:rPr>
          <w:rFonts w:hint="eastAsia"/>
        </w:rPr>
        <w:t>）转染：取无菌的</w:t>
      </w:r>
      <w:r>
        <w:rPr>
          <w:rFonts w:hint="eastAsia"/>
        </w:rPr>
        <w:t>1.5 mL EP</w:t>
      </w:r>
      <w:r>
        <w:rPr>
          <w:rFonts w:hint="eastAsia"/>
        </w:rPr>
        <w:t>管或</w:t>
      </w:r>
      <w:r>
        <w:rPr>
          <w:rFonts w:hint="eastAsia"/>
        </w:rPr>
        <w:t>15 mL</w:t>
      </w:r>
      <w:r>
        <w:rPr>
          <w:rFonts w:hint="eastAsia"/>
        </w:rPr>
        <w:t>离心管，按下列组分配制反应体系：</w:t>
      </w:r>
    </w:p>
    <w:p w14:paraId="5F34CC88" w14:textId="42CAFC2D" w:rsidR="00283672" w:rsidRDefault="00283672" w:rsidP="00283672">
      <w:pPr>
        <w:spacing w:line="400" w:lineRule="exact"/>
      </w:pPr>
      <w:r>
        <w:rPr>
          <w:rFonts w:hint="eastAsia"/>
        </w:rPr>
        <w:t>混匀后，室温放置</w:t>
      </w:r>
      <w:r>
        <w:rPr>
          <w:rFonts w:hint="eastAsia"/>
        </w:rPr>
        <w:t>18 min~20 min</w:t>
      </w:r>
      <w:r>
        <w:rPr>
          <w:rFonts w:hint="eastAsia"/>
        </w:rPr>
        <w:t>后，均匀滴加到提前换过液的培养皿中，后置于</w:t>
      </w:r>
      <w:r>
        <w:rPr>
          <w:rFonts w:hint="eastAsia"/>
        </w:rPr>
        <w:t>CO</w:t>
      </w:r>
      <w:r w:rsidRPr="00ED1C09">
        <w:rPr>
          <w:rFonts w:hint="eastAsia"/>
          <w:vertAlign w:val="subscript"/>
        </w:rPr>
        <w:t>2</w:t>
      </w:r>
      <w:r>
        <w:rPr>
          <w:rFonts w:hint="eastAsia"/>
        </w:rPr>
        <w:t>培养箱中培养。</w:t>
      </w:r>
    </w:p>
    <w:p w14:paraId="00392BD5" w14:textId="0F8BC0D2" w:rsidR="00B67FAD" w:rsidRPr="00B67FAD" w:rsidRDefault="00B67FAD" w:rsidP="00283672">
      <w:pPr>
        <w:spacing w:line="400" w:lineRule="exact"/>
        <w:rPr>
          <w:b/>
          <w:bCs/>
        </w:rPr>
      </w:pPr>
      <w:r w:rsidRPr="00B67FAD">
        <w:rPr>
          <w:rFonts w:hint="eastAsia"/>
          <w:b/>
          <w:bCs/>
        </w:rPr>
        <w:t>注：其他三质粒系统的慢病毒各质粒加入比例可调节，可以先做预实验摸一个最佳比例值</w:t>
      </w:r>
      <w:r w:rsidR="00A30A33">
        <w:rPr>
          <w:rFonts w:hint="eastAsia"/>
          <w:b/>
          <w:bCs/>
        </w:rPr>
        <w:t>（例如</w:t>
      </w:r>
      <w:r w:rsidR="00A30A33">
        <w:rPr>
          <w:rFonts w:hint="eastAsia"/>
          <w:b/>
          <w:bCs/>
        </w:rPr>
        <w:t>1</w:t>
      </w:r>
      <w:r w:rsidR="00A30A33">
        <w:rPr>
          <w:rFonts w:hint="eastAsia"/>
          <w:b/>
          <w:bCs/>
        </w:rPr>
        <w:t>：</w:t>
      </w:r>
      <w:r w:rsidR="00A30A33">
        <w:rPr>
          <w:rFonts w:hint="eastAsia"/>
          <w:b/>
          <w:bCs/>
        </w:rPr>
        <w:t>1</w:t>
      </w:r>
      <w:r w:rsidR="00A30A33">
        <w:rPr>
          <w:rFonts w:hint="eastAsia"/>
          <w:b/>
          <w:bCs/>
        </w:rPr>
        <w:t>：</w:t>
      </w:r>
      <w:r w:rsidR="00A30A33">
        <w:rPr>
          <w:rFonts w:hint="eastAsia"/>
          <w:b/>
          <w:bCs/>
        </w:rPr>
        <w:t>1</w:t>
      </w:r>
      <w:r w:rsidR="00A30A33">
        <w:rPr>
          <w:b/>
          <w:bCs/>
        </w:rPr>
        <w:t xml:space="preserve"> </w:t>
      </w:r>
      <w:r w:rsidR="00A30A33">
        <w:rPr>
          <w:rFonts w:hint="eastAsia"/>
          <w:b/>
          <w:bCs/>
        </w:rPr>
        <w:t>or</w:t>
      </w:r>
      <w:r w:rsidR="00A30A33">
        <w:rPr>
          <w:b/>
          <w:bCs/>
        </w:rPr>
        <w:t xml:space="preserve"> </w:t>
      </w:r>
      <w:r w:rsidR="00A30A33">
        <w:rPr>
          <w:rFonts w:hint="eastAsia"/>
          <w:b/>
          <w:bCs/>
        </w:rPr>
        <w:t>4</w:t>
      </w:r>
      <w:r w:rsidR="00A30A33">
        <w:rPr>
          <w:rFonts w:hint="eastAsia"/>
          <w:b/>
          <w:bCs/>
        </w:rPr>
        <w:t>：</w:t>
      </w:r>
      <w:r w:rsidR="00A30A33">
        <w:rPr>
          <w:rFonts w:hint="eastAsia"/>
          <w:b/>
          <w:bCs/>
        </w:rPr>
        <w:t>3</w:t>
      </w:r>
      <w:r w:rsidR="00A30A33">
        <w:rPr>
          <w:rFonts w:hint="eastAsia"/>
          <w:b/>
          <w:bCs/>
        </w:rPr>
        <w:t>：</w:t>
      </w:r>
      <w:r w:rsidR="00A30A33">
        <w:rPr>
          <w:rFonts w:hint="eastAsia"/>
          <w:b/>
          <w:bCs/>
        </w:rPr>
        <w:t>1</w:t>
      </w:r>
      <w:r w:rsidR="00A30A33">
        <w:rPr>
          <w:rFonts w:hint="eastAsia"/>
          <w:b/>
          <w:bCs/>
        </w:rPr>
        <w:t>等等）</w:t>
      </w:r>
      <w:r w:rsidRPr="00B67FAD">
        <w:rPr>
          <w:rFonts w:hint="eastAsia"/>
          <w:b/>
          <w:bCs/>
        </w:rPr>
        <w:t>。</w:t>
      </w:r>
    </w:p>
    <w:p w14:paraId="56BB1DDF" w14:textId="027C73EE" w:rsidR="00283672" w:rsidRDefault="00283672" w:rsidP="00283672">
      <w:pPr>
        <w:spacing w:line="400" w:lineRule="exact"/>
      </w:pPr>
      <w:r>
        <w:rPr>
          <w:rFonts w:hint="eastAsia"/>
        </w:rPr>
        <w:t>4</w:t>
      </w:r>
      <w:r>
        <w:rPr>
          <w:rFonts w:hint="eastAsia"/>
        </w:rPr>
        <w:t>）换液：转染</w:t>
      </w:r>
      <w:r>
        <w:rPr>
          <w:rFonts w:hint="eastAsia"/>
        </w:rPr>
        <w:t>18</w:t>
      </w:r>
      <w:r w:rsidR="008B2B43">
        <w:rPr>
          <w:rFonts w:hint="eastAsia"/>
        </w:rPr>
        <w:t>h</w:t>
      </w:r>
      <w:r>
        <w:rPr>
          <w:rFonts w:hint="eastAsia"/>
        </w:rPr>
        <w:t>~20 h</w:t>
      </w:r>
      <w:r>
        <w:rPr>
          <w:rFonts w:hint="eastAsia"/>
        </w:rPr>
        <w:t>后，小心吸掉细胞培养液弃于盛有消毒液的废液杯中（注意：此时培养基中已含有少量的病毒，必须经处理后才能丢弃，所用的</w:t>
      </w:r>
      <w:proofErr w:type="gramStart"/>
      <w:r>
        <w:rPr>
          <w:rFonts w:hint="eastAsia"/>
        </w:rPr>
        <w:t>移液枪</w:t>
      </w:r>
      <w:proofErr w:type="gramEnd"/>
      <w:r>
        <w:rPr>
          <w:rFonts w:hint="eastAsia"/>
        </w:rPr>
        <w:t>头等必须经消毒液浸泡处理后才能丢弃），然后加</w:t>
      </w:r>
      <w:r>
        <w:rPr>
          <w:rFonts w:hint="eastAsia"/>
        </w:rPr>
        <w:t>15 mL</w:t>
      </w:r>
      <w:r>
        <w:rPr>
          <w:rFonts w:hint="eastAsia"/>
        </w:rPr>
        <w:t>新鲜的培养基（也可根据实验要求换为无血清的</w:t>
      </w:r>
      <w:r>
        <w:rPr>
          <w:rFonts w:hint="eastAsia"/>
        </w:rPr>
        <w:t>DMEM</w:t>
      </w:r>
      <w:r>
        <w:rPr>
          <w:rFonts w:hint="eastAsia"/>
        </w:rPr>
        <w:t>）继续培养。</w:t>
      </w:r>
    </w:p>
    <w:p w14:paraId="3D40E982" w14:textId="65C77F6B" w:rsidR="00283672" w:rsidRDefault="00283672" w:rsidP="00283672">
      <w:pPr>
        <w:spacing w:line="400" w:lineRule="exact"/>
      </w:pPr>
      <w:r>
        <w:rPr>
          <w:rFonts w:hint="eastAsia"/>
        </w:rPr>
        <w:t>5</w:t>
      </w:r>
      <w:r>
        <w:rPr>
          <w:rFonts w:hint="eastAsia"/>
        </w:rPr>
        <w:t>）病毒收集：</w:t>
      </w:r>
      <w:proofErr w:type="gramStart"/>
      <w:r>
        <w:rPr>
          <w:rFonts w:hint="eastAsia"/>
        </w:rPr>
        <w:t>换液</w:t>
      </w:r>
      <w:proofErr w:type="gramEnd"/>
      <w:r>
        <w:rPr>
          <w:rFonts w:hint="eastAsia"/>
        </w:rPr>
        <w:t>48 h</w:t>
      </w:r>
      <w:r>
        <w:rPr>
          <w:rFonts w:hint="eastAsia"/>
        </w:rPr>
        <w:t>后，吸取细胞上清液于</w:t>
      </w:r>
      <w:r>
        <w:rPr>
          <w:rFonts w:hint="eastAsia"/>
        </w:rPr>
        <w:t>50 mL</w:t>
      </w:r>
      <w:r>
        <w:rPr>
          <w:rFonts w:hint="eastAsia"/>
        </w:rPr>
        <w:t>离心管，</w:t>
      </w:r>
      <w:r>
        <w:rPr>
          <w:rFonts w:hint="eastAsia"/>
        </w:rPr>
        <w:t>4</w:t>
      </w:r>
      <w:r>
        <w:rPr>
          <w:rFonts w:hint="eastAsia"/>
        </w:rPr>
        <w:t>℃，</w:t>
      </w:r>
      <w:r>
        <w:rPr>
          <w:rFonts w:hint="eastAsia"/>
        </w:rPr>
        <w:t>500 g</w:t>
      </w:r>
      <w:r>
        <w:rPr>
          <w:rFonts w:hint="eastAsia"/>
        </w:rPr>
        <w:t>离心</w:t>
      </w:r>
      <w:r>
        <w:rPr>
          <w:rFonts w:hint="eastAsia"/>
        </w:rPr>
        <w:t>5 min</w:t>
      </w:r>
      <w:r>
        <w:rPr>
          <w:rFonts w:hint="eastAsia"/>
        </w:rPr>
        <w:t>，上清液用</w:t>
      </w:r>
      <w:r>
        <w:rPr>
          <w:rFonts w:hint="eastAsia"/>
        </w:rPr>
        <w:t>0.</w:t>
      </w:r>
      <w:r w:rsidR="00B67FAD">
        <w:t>45</w:t>
      </w:r>
      <w:r w:rsidRPr="00283672">
        <w:rPr>
          <w:rFonts w:cs="Times New Roman"/>
        </w:rPr>
        <w:t xml:space="preserve"> </w:t>
      </w:r>
      <w:proofErr w:type="spellStart"/>
      <w:r w:rsidRPr="00283672">
        <w:rPr>
          <w:rFonts w:cs="Times New Roman"/>
        </w:rPr>
        <w:t>μm</w:t>
      </w:r>
      <w:proofErr w:type="spellEnd"/>
      <w:r>
        <w:rPr>
          <w:rFonts w:hint="eastAsia"/>
        </w:rPr>
        <w:t>滤器过滤后转移到新的离心管中，此病毒液可在</w:t>
      </w:r>
      <w:r>
        <w:rPr>
          <w:rFonts w:hint="eastAsia"/>
        </w:rPr>
        <w:t>2</w:t>
      </w:r>
      <w:r>
        <w:rPr>
          <w:rFonts w:hint="eastAsia"/>
        </w:rPr>
        <w:t>℃</w:t>
      </w:r>
      <w:r>
        <w:rPr>
          <w:rFonts w:hint="eastAsia"/>
        </w:rPr>
        <w:t>~</w:t>
      </w:r>
      <w:r>
        <w:t>8</w:t>
      </w:r>
      <w:r>
        <w:rPr>
          <w:rFonts w:hint="eastAsia"/>
        </w:rPr>
        <w:t>℃保存</w:t>
      </w:r>
      <w:r>
        <w:rPr>
          <w:rFonts w:hint="eastAsia"/>
        </w:rPr>
        <w:t>1</w:t>
      </w:r>
      <w:r>
        <w:rPr>
          <w:rFonts w:hint="eastAsia"/>
        </w:rPr>
        <w:t>周。</w:t>
      </w:r>
      <w:r w:rsidRPr="00283672">
        <w:rPr>
          <w:rFonts w:hint="eastAsia"/>
          <w:b/>
          <w:bCs/>
        </w:rPr>
        <w:t>此时上清液中的病毒颗粒可以直接检测滴</w:t>
      </w:r>
      <w:proofErr w:type="gramStart"/>
      <w:r w:rsidRPr="00283672">
        <w:rPr>
          <w:rFonts w:hint="eastAsia"/>
          <w:b/>
          <w:bCs/>
        </w:rPr>
        <w:t>度或者</w:t>
      </w:r>
      <w:proofErr w:type="gramEnd"/>
      <w:r w:rsidRPr="00283672">
        <w:rPr>
          <w:rFonts w:hint="eastAsia"/>
          <w:b/>
          <w:bCs/>
        </w:rPr>
        <w:t>感染目的细胞，</w:t>
      </w:r>
      <w:r>
        <w:rPr>
          <w:rFonts w:hint="eastAsia"/>
          <w:b/>
          <w:bCs/>
        </w:rPr>
        <w:t>如直接感染目的细胞，则将病毒上清液添加到融合度为</w:t>
      </w:r>
      <w:r>
        <w:rPr>
          <w:rFonts w:hint="eastAsia"/>
          <w:b/>
          <w:bCs/>
        </w:rPr>
        <w:t>6</w:t>
      </w:r>
      <w:r>
        <w:rPr>
          <w:b/>
          <w:bCs/>
        </w:rPr>
        <w:t>0%-70%</w:t>
      </w:r>
      <w:r>
        <w:rPr>
          <w:rFonts w:hint="eastAsia"/>
          <w:b/>
          <w:bCs/>
        </w:rPr>
        <w:t>的目的细胞中，添加体积为正常细胞培养体积，</w:t>
      </w:r>
      <w:r>
        <w:rPr>
          <w:rFonts w:hint="eastAsia"/>
          <w:b/>
          <w:bCs/>
        </w:rPr>
        <w:t>4</w:t>
      </w:r>
      <w:r>
        <w:rPr>
          <w:b/>
          <w:bCs/>
        </w:rPr>
        <w:t>8</w:t>
      </w:r>
      <w:r w:rsidR="008B2B43">
        <w:rPr>
          <w:rFonts w:hint="eastAsia"/>
          <w:b/>
          <w:bCs/>
        </w:rPr>
        <w:t>h</w:t>
      </w:r>
      <w:r>
        <w:rPr>
          <w:b/>
          <w:bCs/>
        </w:rPr>
        <w:t>-72</w:t>
      </w:r>
      <w:r>
        <w:rPr>
          <w:rFonts w:hint="eastAsia"/>
          <w:b/>
          <w:bCs/>
        </w:rPr>
        <w:t>h</w:t>
      </w:r>
      <w:r>
        <w:rPr>
          <w:rFonts w:hint="eastAsia"/>
          <w:b/>
          <w:bCs/>
        </w:rPr>
        <w:t>后观察目的细胞荧光。</w:t>
      </w:r>
      <w:r w:rsidRPr="00283672">
        <w:rPr>
          <w:rFonts w:hint="eastAsia"/>
          <w:b/>
          <w:bCs/>
        </w:rPr>
        <w:t>如果对病毒的滴度及纯度有较高要求，可对上清液进行浓缩与纯化。</w:t>
      </w:r>
    </w:p>
    <w:p w14:paraId="1BF6015A" w14:textId="6B10FECE" w:rsidR="00283672" w:rsidRDefault="00283672" w:rsidP="00283672">
      <w:pPr>
        <w:spacing w:line="400" w:lineRule="exact"/>
      </w:pPr>
      <w:r>
        <w:rPr>
          <w:rFonts w:hint="eastAsia"/>
        </w:rPr>
        <w:t>6</w:t>
      </w:r>
      <w:r>
        <w:rPr>
          <w:rFonts w:hint="eastAsia"/>
        </w:rPr>
        <w:t>）病毒分装与保存：将病毒以</w:t>
      </w:r>
      <w:r>
        <w:rPr>
          <w:rFonts w:hint="eastAsia"/>
        </w:rPr>
        <w:t xml:space="preserve">40~50 </w:t>
      </w:r>
      <w:proofErr w:type="spellStart"/>
      <w:r w:rsidRPr="00283672">
        <w:rPr>
          <w:rFonts w:cs="Times New Roman"/>
        </w:rPr>
        <w:t>μL</w:t>
      </w:r>
      <w:proofErr w:type="spellEnd"/>
      <w:r>
        <w:rPr>
          <w:rFonts w:hint="eastAsia"/>
        </w:rPr>
        <w:t>分装，后保存于</w:t>
      </w:r>
      <w:r>
        <w:rPr>
          <w:rFonts w:hint="eastAsia"/>
        </w:rPr>
        <w:t>-80</w:t>
      </w:r>
      <w:r>
        <w:rPr>
          <w:rFonts w:hint="eastAsia"/>
        </w:rPr>
        <w:t>℃。</w:t>
      </w:r>
    </w:p>
    <w:p w14:paraId="486140A8" w14:textId="77777777" w:rsidR="00B67FAD" w:rsidRDefault="00B67FAD" w:rsidP="00B67FAD">
      <w:pPr>
        <w:spacing w:line="400" w:lineRule="exact"/>
      </w:pPr>
      <w:r>
        <w:rPr>
          <w:rFonts w:hint="eastAsia"/>
        </w:rPr>
        <w:t>注意事项：</w:t>
      </w:r>
    </w:p>
    <w:p w14:paraId="55FA4705" w14:textId="741943FB" w:rsidR="00B67FAD" w:rsidRDefault="00B67FAD" w:rsidP="00B67FAD">
      <w:pPr>
        <w:spacing w:line="400" w:lineRule="exact"/>
      </w:pPr>
      <w:r>
        <w:rPr>
          <w:rFonts w:hint="eastAsia"/>
        </w:rPr>
        <w:t xml:space="preserve">1. </w:t>
      </w:r>
      <w:r>
        <w:rPr>
          <w:rFonts w:hint="eastAsia"/>
        </w:rPr>
        <w:t>使用高纯度的</w:t>
      </w:r>
      <w:r>
        <w:rPr>
          <w:rFonts w:hint="eastAsia"/>
        </w:rPr>
        <w:t xml:space="preserve"> DNA</w:t>
      </w:r>
      <w:r>
        <w:rPr>
          <w:rFonts w:hint="eastAsia"/>
        </w:rPr>
        <w:t>（</w:t>
      </w:r>
      <w:r>
        <w:rPr>
          <w:rFonts w:hint="eastAsia"/>
        </w:rPr>
        <w:t>A260/A280</w:t>
      </w:r>
      <w:r>
        <w:rPr>
          <w:rFonts w:hint="eastAsia"/>
        </w:rPr>
        <w:t>为</w:t>
      </w:r>
      <w:r>
        <w:rPr>
          <w:rFonts w:hint="eastAsia"/>
        </w:rPr>
        <w:t>1.</w:t>
      </w:r>
      <w:r>
        <w:t>8-2.0</w:t>
      </w:r>
      <w:r>
        <w:rPr>
          <w:rFonts w:hint="eastAsia"/>
        </w:rPr>
        <w:t>）有助于获得较高的转染效率。</w:t>
      </w:r>
    </w:p>
    <w:p w14:paraId="7D836A6C" w14:textId="6B859111" w:rsidR="00B67FAD" w:rsidRDefault="00B67FAD" w:rsidP="00B67FAD">
      <w:pPr>
        <w:spacing w:line="400" w:lineRule="exact"/>
      </w:pPr>
      <w:r>
        <w:rPr>
          <w:rFonts w:hint="eastAsia"/>
        </w:rPr>
        <w:t xml:space="preserve">2. </w:t>
      </w:r>
      <w:r>
        <w:rPr>
          <w:rFonts w:hint="eastAsia"/>
        </w:rPr>
        <w:t>细胞状态会极大影响转染效率，</w:t>
      </w:r>
      <w:r w:rsidRPr="00B67FAD">
        <w:rPr>
          <w:rFonts w:hint="eastAsia"/>
        </w:rPr>
        <w:t>良好的细胞状态对病毒的包装至关重要，避免细胞培养基有细菌、真菌或支原体的污染，尽量使用传代次数较少的细胞，如果细胞是刚复苏的话，最好传两代之后再包装。</w:t>
      </w:r>
    </w:p>
    <w:p w14:paraId="507D2D94" w14:textId="2EB7AA68" w:rsidR="00B67FAD" w:rsidRDefault="00B67FAD" w:rsidP="00B67FAD">
      <w:pPr>
        <w:spacing w:line="400" w:lineRule="exact"/>
      </w:pPr>
      <w:r>
        <w:t>3</w:t>
      </w:r>
      <w:r>
        <w:rPr>
          <w:rFonts w:hint="eastAsia"/>
        </w:rPr>
        <w:t xml:space="preserve">. </w:t>
      </w:r>
      <w:r>
        <w:rPr>
          <w:rFonts w:hint="eastAsia"/>
        </w:rPr>
        <w:t>为了您的安全和健康，请在符合洁净度要求的细胞培养室中进行转染操作，操作时请</w:t>
      </w:r>
    </w:p>
    <w:p w14:paraId="060C1B00" w14:textId="72F01490" w:rsidR="00B67FAD" w:rsidRPr="00B67FAD" w:rsidRDefault="00B67FAD" w:rsidP="00283672">
      <w:pPr>
        <w:spacing w:line="400" w:lineRule="exact"/>
      </w:pPr>
      <w:r>
        <w:rPr>
          <w:rFonts w:hint="eastAsia"/>
        </w:rPr>
        <w:t>穿实验服并戴一次性手套、口罩和无菌帽</w:t>
      </w:r>
      <w:r w:rsidR="008B2B43">
        <w:rPr>
          <w:rFonts w:hint="eastAsia"/>
        </w:rPr>
        <w:t>。</w:t>
      </w:r>
    </w:p>
    <w:p w14:paraId="25A89F37" w14:textId="6FB6CEDA" w:rsidR="00AF7BBD" w:rsidRPr="007F7677" w:rsidRDefault="00AF7BBD" w:rsidP="001B5321">
      <w:pPr>
        <w:pStyle w:val="1"/>
        <w:spacing w:line="400" w:lineRule="exact"/>
        <w:rPr>
          <w:sz w:val="24"/>
          <w:szCs w:val="28"/>
        </w:rPr>
      </w:pPr>
      <w:bookmarkStart w:id="5" w:name="_Toc122337807"/>
      <w:r w:rsidRPr="007F7677">
        <w:rPr>
          <w:rFonts w:hint="eastAsia"/>
          <w:sz w:val="24"/>
          <w:szCs w:val="28"/>
        </w:rPr>
        <w:t>三、慢病毒浓缩</w:t>
      </w:r>
      <w:r w:rsidR="002A586F">
        <w:rPr>
          <w:rFonts w:hint="eastAsia"/>
          <w:sz w:val="24"/>
          <w:szCs w:val="28"/>
        </w:rPr>
        <w:t>纯化与质量检测</w:t>
      </w:r>
      <w:bookmarkEnd w:id="5"/>
    </w:p>
    <w:p w14:paraId="76E94F2C" w14:textId="7D71FADE" w:rsidR="002A586F" w:rsidRDefault="002A586F" w:rsidP="002A586F">
      <w:pPr>
        <w:pStyle w:val="2"/>
        <w:spacing w:line="400" w:lineRule="exact"/>
        <w:rPr>
          <w:rFonts w:ascii="Times New Roman" w:eastAsia="宋体" w:hAnsi="Times New Roman"/>
          <w:sz w:val="22"/>
          <w:szCs w:val="22"/>
        </w:rPr>
      </w:pPr>
      <w:bookmarkStart w:id="6" w:name="_Toc122337808"/>
      <w:r w:rsidRPr="002A586F">
        <w:rPr>
          <w:rFonts w:ascii="Times New Roman" w:eastAsia="宋体" w:hAnsi="Times New Roman"/>
          <w:sz w:val="22"/>
          <w:szCs w:val="22"/>
        </w:rPr>
        <w:t xml:space="preserve">3.1 </w:t>
      </w:r>
      <w:r w:rsidRPr="002A586F">
        <w:rPr>
          <w:rFonts w:ascii="Times New Roman" w:eastAsia="宋体" w:hAnsi="Times New Roman" w:hint="eastAsia"/>
          <w:sz w:val="22"/>
          <w:szCs w:val="22"/>
        </w:rPr>
        <w:t>慢病毒浓缩与纯化</w:t>
      </w:r>
      <w:bookmarkEnd w:id="6"/>
    </w:p>
    <w:p w14:paraId="0A9E5A24" w14:textId="6B68C54E" w:rsidR="00682D3E" w:rsidRDefault="00682D3E" w:rsidP="00682D3E">
      <w:pPr>
        <w:spacing w:line="400" w:lineRule="exact"/>
      </w:pPr>
      <w:r>
        <w:rPr>
          <w:rFonts w:hint="eastAsia"/>
        </w:rPr>
        <w:t>操作步骤，以</w:t>
      </w:r>
      <w:proofErr w:type="gramStart"/>
      <w:r>
        <w:rPr>
          <w:rFonts w:hint="eastAsia"/>
        </w:rPr>
        <w:t>翌</w:t>
      </w:r>
      <w:proofErr w:type="gramEnd"/>
      <w:r>
        <w:rPr>
          <w:rFonts w:hint="eastAsia"/>
        </w:rPr>
        <w:t>圣</w:t>
      </w:r>
      <w:r w:rsidRPr="00682D3E">
        <w:rPr>
          <w:rFonts w:hint="eastAsia"/>
        </w:rPr>
        <w:t xml:space="preserve">Lentivirus Concentration Solution </w:t>
      </w:r>
      <w:r w:rsidRPr="00682D3E">
        <w:rPr>
          <w:rFonts w:hint="eastAsia"/>
        </w:rPr>
        <w:t>慢病毒浓缩试剂盒</w:t>
      </w:r>
      <w:r>
        <w:rPr>
          <w:rFonts w:hint="eastAsia"/>
        </w:rPr>
        <w:t>（货号：</w:t>
      </w:r>
      <w:r w:rsidRPr="00682D3E">
        <w:t>41101ES50</w:t>
      </w:r>
      <w:r>
        <w:rPr>
          <w:rFonts w:hint="eastAsia"/>
        </w:rPr>
        <w:t>为例）</w:t>
      </w:r>
      <w:r w:rsidR="00A30A33">
        <w:rPr>
          <w:rFonts w:hint="eastAsia"/>
        </w:rPr>
        <w:t>（聚乙二醇沉淀法）</w:t>
      </w:r>
    </w:p>
    <w:p w14:paraId="77F4D33E" w14:textId="77777777" w:rsidR="00682D3E" w:rsidRDefault="00682D3E" w:rsidP="00682D3E">
      <w:pPr>
        <w:spacing w:line="400" w:lineRule="exact"/>
      </w:pPr>
      <w:r>
        <w:rPr>
          <w:rFonts w:hint="eastAsia"/>
        </w:rPr>
        <w:t xml:space="preserve">1. </w:t>
      </w:r>
      <w:r>
        <w:rPr>
          <w:rFonts w:hint="eastAsia"/>
        </w:rPr>
        <w:t>收集慢病毒上清液，</w:t>
      </w:r>
      <w:r>
        <w:rPr>
          <w:rFonts w:hint="eastAsia"/>
        </w:rPr>
        <w:t xml:space="preserve">0.45 </w:t>
      </w:r>
      <w:r>
        <w:rPr>
          <w:rFonts w:hint="eastAsia"/>
        </w:rPr>
        <w:t>μ</w:t>
      </w:r>
      <w:r>
        <w:rPr>
          <w:rFonts w:hint="eastAsia"/>
        </w:rPr>
        <w:t>m</w:t>
      </w:r>
      <w:r>
        <w:rPr>
          <w:rFonts w:hint="eastAsia"/>
        </w:rPr>
        <w:t>滤膜过滤，以除去细胞和碎片。</w:t>
      </w:r>
    </w:p>
    <w:p w14:paraId="0658EC43" w14:textId="77777777" w:rsidR="00682D3E" w:rsidRDefault="00682D3E" w:rsidP="00682D3E">
      <w:pPr>
        <w:spacing w:line="400" w:lineRule="exact"/>
      </w:pPr>
      <w:r>
        <w:rPr>
          <w:rFonts w:hint="eastAsia"/>
        </w:rPr>
        <w:t>注：如果使用滤膜过滤，</w:t>
      </w:r>
      <w:r w:rsidRPr="00682D3E">
        <w:rPr>
          <w:rFonts w:hint="eastAsia"/>
          <w:b/>
          <w:bCs/>
        </w:rPr>
        <w:t>只能使用低蛋白结合力的纤维素醋酸酯或聚醚砜（</w:t>
      </w:r>
      <w:r w:rsidRPr="00682D3E">
        <w:rPr>
          <w:rFonts w:hint="eastAsia"/>
          <w:b/>
          <w:bCs/>
        </w:rPr>
        <w:t>PES</w:t>
      </w:r>
      <w:r w:rsidRPr="00682D3E">
        <w:rPr>
          <w:rFonts w:hint="eastAsia"/>
          <w:b/>
          <w:bCs/>
        </w:rPr>
        <w:t>）膜。不能用硝酸纤维素膜（</w:t>
      </w:r>
      <w:r w:rsidRPr="00682D3E">
        <w:rPr>
          <w:rFonts w:hint="eastAsia"/>
          <w:b/>
          <w:bCs/>
        </w:rPr>
        <w:t>NC</w:t>
      </w:r>
      <w:r w:rsidRPr="00682D3E">
        <w:rPr>
          <w:rFonts w:hint="eastAsia"/>
          <w:b/>
          <w:bCs/>
        </w:rPr>
        <w:t>）</w:t>
      </w:r>
      <w:r>
        <w:rPr>
          <w:rFonts w:hint="eastAsia"/>
        </w:rPr>
        <w:t>。</w:t>
      </w:r>
    </w:p>
    <w:p w14:paraId="1C6C67D6" w14:textId="2381D082" w:rsidR="00682D3E" w:rsidRDefault="00682D3E" w:rsidP="00682D3E">
      <w:pPr>
        <w:spacing w:line="400" w:lineRule="exact"/>
      </w:pPr>
      <w:r>
        <w:rPr>
          <w:rFonts w:hint="eastAsia"/>
        </w:rPr>
        <w:t xml:space="preserve">2. </w:t>
      </w:r>
      <w:r>
        <w:rPr>
          <w:rFonts w:hint="eastAsia"/>
        </w:rPr>
        <w:t>将慢病毒上清与试剂盒中的浓缩</w:t>
      </w:r>
      <w:proofErr w:type="gramStart"/>
      <w:r>
        <w:rPr>
          <w:rFonts w:hint="eastAsia"/>
        </w:rPr>
        <w:t>液按照</w:t>
      </w:r>
      <w:proofErr w:type="gramEnd"/>
      <w:r>
        <w:rPr>
          <w:rFonts w:hint="eastAsia"/>
        </w:rPr>
        <w:t>4:1</w:t>
      </w:r>
      <w:r>
        <w:rPr>
          <w:rFonts w:hint="eastAsia"/>
        </w:rPr>
        <w:t>的比例混合（上清液</w:t>
      </w:r>
      <w:r>
        <w:rPr>
          <w:rFonts w:hint="eastAsia"/>
        </w:rPr>
        <w:t>4</w:t>
      </w:r>
      <w:r>
        <w:rPr>
          <w:rFonts w:hint="eastAsia"/>
        </w:rPr>
        <w:t>份，浓缩液</w:t>
      </w:r>
      <w:r>
        <w:rPr>
          <w:rFonts w:hint="eastAsia"/>
        </w:rPr>
        <w:t>1</w:t>
      </w:r>
      <w:r>
        <w:rPr>
          <w:rFonts w:hint="eastAsia"/>
        </w:rPr>
        <w:t>份），</w:t>
      </w:r>
      <w:r>
        <w:rPr>
          <w:rFonts w:hint="eastAsia"/>
        </w:rPr>
        <w:t>4</w:t>
      </w:r>
      <w:r>
        <w:rPr>
          <w:rFonts w:hint="eastAsia"/>
        </w:rPr>
        <w:t>℃孵育</w:t>
      </w:r>
      <w:r>
        <w:rPr>
          <w:rFonts w:hint="eastAsia"/>
        </w:rPr>
        <w:t>2 h</w:t>
      </w:r>
      <w:r>
        <w:rPr>
          <w:rFonts w:hint="eastAsia"/>
        </w:rPr>
        <w:t>或过夜。刚开始时每隔</w:t>
      </w:r>
      <w:r>
        <w:rPr>
          <w:rFonts w:hint="eastAsia"/>
        </w:rPr>
        <w:t>30min</w:t>
      </w:r>
      <w:r>
        <w:rPr>
          <w:rFonts w:hint="eastAsia"/>
        </w:rPr>
        <w:t>混匀一下，混匀进行</w:t>
      </w:r>
      <w:r>
        <w:rPr>
          <w:rFonts w:hint="eastAsia"/>
        </w:rPr>
        <w:t>3</w:t>
      </w:r>
      <w:r>
        <w:rPr>
          <w:rFonts w:hint="eastAsia"/>
        </w:rPr>
        <w:t>次。</w:t>
      </w:r>
    </w:p>
    <w:p w14:paraId="52DB3936" w14:textId="6D909192" w:rsidR="00682D3E" w:rsidRDefault="00682D3E" w:rsidP="00682D3E">
      <w:pPr>
        <w:spacing w:line="400" w:lineRule="exact"/>
      </w:pPr>
      <w:r>
        <w:rPr>
          <w:rFonts w:hint="eastAsia"/>
        </w:rPr>
        <w:t>注：延长孵育时间可以提高回收率。慢病毒颗粒在</w:t>
      </w:r>
      <w:r>
        <w:rPr>
          <w:rFonts w:hint="eastAsia"/>
        </w:rPr>
        <w:t>4</w:t>
      </w:r>
      <w:r>
        <w:rPr>
          <w:rFonts w:hint="eastAsia"/>
        </w:rPr>
        <w:t>℃可以稳定保存数天。</w:t>
      </w:r>
    </w:p>
    <w:p w14:paraId="7DBCF0C4" w14:textId="5E2D8F97" w:rsidR="00682D3E" w:rsidRPr="00682D3E" w:rsidRDefault="00682D3E" w:rsidP="00682D3E">
      <w:pPr>
        <w:spacing w:line="400" w:lineRule="exact"/>
      </w:pPr>
      <w:r>
        <w:rPr>
          <w:rFonts w:hint="eastAsia"/>
        </w:rPr>
        <w:t xml:space="preserve">3. </w:t>
      </w:r>
      <w:r>
        <w:rPr>
          <w:rFonts w:hint="eastAsia"/>
        </w:rPr>
        <w:t>于</w:t>
      </w:r>
      <w:r>
        <w:rPr>
          <w:rFonts w:hint="eastAsia"/>
        </w:rPr>
        <w:t>4</w:t>
      </w:r>
      <w:r>
        <w:rPr>
          <w:rFonts w:hint="eastAsia"/>
        </w:rPr>
        <w:t>℃，</w:t>
      </w:r>
      <w:r>
        <w:rPr>
          <w:rFonts w:hint="eastAsia"/>
        </w:rPr>
        <w:t>4000g</w:t>
      </w:r>
      <w:r>
        <w:rPr>
          <w:rFonts w:hint="eastAsia"/>
        </w:rPr>
        <w:t>离心</w:t>
      </w:r>
      <w:r>
        <w:rPr>
          <w:rFonts w:hint="eastAsia"/>
        </w:rPr>
        <w:t>25mins</w:t>
      </w:r>
      <w:r>
        <w:rPr>
          <w:rFonts w:hint="eastAsia"/>
        </w:rPr>
        <w:t>。</w:t>
      </w:r>
    </w:p>
    <w:p w14:paraId="078598BD" w14:textId="4628C60C" w:rsidR="00682D3E" w:rsidRDefault="00682D3E" w:rsidP="00682D3E">
      <w:pPr>
        <w:spacing w:line="400" w:lineRule="exact"/>
      </w:pPr>
      <w:r>
        <w:rPr>
          <w:rFonts w:hint="eastAsia"/>
        </w:rPr>
        <w:t xml:space="preserve">4. </w:t>
      </w:r>
      <w:r>
        <w:rPr>
          <w:rFonts w:hint="eastAsia"/>
        </w:rPr>
        <w:t>小心去除上清，不要晃动管子，一般可见白色沉淀（有时沉淀不可见）。</w:t>
      </w:r>
    </w:p>
    <w:p w14:paraId="032A1D2C" w14:textId="6B8848FC" w:rsidR="00682D3E" w:rsidRDefault="00682D3E" w:rsidP="00682D3E">
      <w:pPr>
        <w:spacing w:line="400" w:lineRule="exact"/>
      </w:pPr>
      <w:r>
        <w:rPr>
          <w:rFonts w:hint="eastAsia"/>
        </w:rPr>
        <w:t xml:space="preserve">5. </w:t>
      </w:r>
      <w:r>
        <w:rPr>
          <w:rFonts w:hint="eastAsia"/>
        </w:rPr>
        <w:t>用初始体积（原上清液体积）</w:t>
      </w:r>
      <w:r>
        <w:rPr>
          <w:rFonts w:hint="eastAsia"/>
        </w:rPr>
        <w:t>1/10 - 1/100</w:t>
      </w:r>
      <w:r>
        <w:rPr>
          <w:rFonts w:hint="eastAsia"/>
        </w:rPr>
        <w:t>的</w:t>
      </w:r>
      <w:r>
        <w:rPr>
          <w:rFonts w:hint="eastAsia"/>
        </w:rPr>
        <w:t>DMEM</w:t>
      </w:r>
      <w:r>
        <w:rPr>
          <w:rFonts w:hint="eastAsia"/>
        </w:rPr>
        <w:t>或</w:t>
      </w:r>
      <w:r>
        <w:rPr>
          <w:rFonts w:hint="eastAsia"/>
        </w:rPr>
        <w:t>PBS</w:t>
      </w:r>
      <w:r>
        <w:rPr>
          <w:rFonts w:hint="eastAsia"/>
        </w:rPr>
        <w:t>重悬病毒颗粒，小心吹打均匀，重悬沉淀物。</w:t>
      </w:r>
    </w:p>
    <w:p w14:paraId="01ADD60A" w14:textId="77777777" w:rsidR="00682D3E" w:rsidRDefault="00682D3E" w:rsidP="00682D3E">
      <w:pPr>
        <w:spacing w:line="400" w:lineRule="exact"/>
      </w:pPr>
      <w:r>
        <w:rPr>
          <w:rFonts w:hint="eastAsia"/>
        </w:rPr>
        <w:t xml:space="preserve">6. </w:t>
      </w:r>
      <w:r>
        <w:rPr>
          <w:rFonts w:hint="eastAsia"/>
        </w:rPr>
        <w:t>测定浓缩慢病毒样品的滴度，</w:t>
      </w:r>
      <w:r>
        <w:rPr>
          <w:rFonts w:hint="eastAsia"/>
        </w:rPr>
        <w:t>50µl/</w:t>
      </w:r>
      <w:r>
        <w:rPr>
          <w:rFonts w:hint="eastAsia"/>
        </w:rPr>
        <w:t>管分装，于</w:t>
      </w:r>
      <w:r>
        <w:rPr>
          <w:rFonts w:hint="eastAsia"/>
        </w:rPr>
        <w:t>-80</w:t>
      </w:r>
      <w:r>
        <w:rPr>
          <w:rFonts w:hint="eastAsia"/>
        </w:rPr>
        <w:t>℃冰箱保存。</w:t>
      </w:r>
    </w:p>
    <w:p w14:paraId="18B2234B" w14:textId="3BE41B60" w:rsidR="00682D3E" w:rsidRDefault="00682D3E" w:rsidP="00682D3E">
      <w:pPr>
        <w:spacing w:line="400" w:lineRule="exact"/>
      </w:pPr>
      <w:r>
        <w:rPr>
          <w:rFonts w:hint="eastAsia"/>
        </w:rPr>
        <w:t>注：慢病毒冻</w:t>
      </w:r>
      <w:proofErr w:type="gramStart"/>
      <w:r>
        <w:rPr>
          <w:rFonts w:hint="eastAsia"/>
        </w:rPr>
        <w:t>存液避免</w:t>
      </w:r>
      <w:proofErr w:type="gramEnd"/>
      <w:r>
        <w:rPr>
          <w:rFonts w:hint="eastAsia"/>
        </w:rPr>
        <w:t>反复冻融，否则会降低病毒滴度。</w:t>
      </w:r>
    </w:p>
    <w:p w14:paraId="38FAF4B6" w14:textId="77777777" w:rsidR="00682D3E" w:rsidRDefault="00682D3E" w:rsidP="00682D3E">
      <w:pPr>
        <w:spacing w:line="400" w:lineRule="exact"/>
      </w:pPr>
    </w:p>
    <w:p w14:paraId="469E4E8D" w14:textId="61E79ADB" w:rsidR="00682D3E" w:rsidRDefault="00682D3E" w:rsidP="00682D3E">
      <w:pPr>
        <w:spacing w:line="400" w:lineRule="exact"/>
      </w:pPr>
      <w:r>
        <w:rPr>
          <w:rFonts w:hint="eastAsia"/>
        </w:rPr>
        <w:t>补充知识：慢病毒</w:t>
      </w:r>
      <w:r w:rsidR="00A30A33">
        <w:rPr>
          <w:rFonts w:hint="eastAsia"/>
        </w:rPr>
        <w:t>其他</w:t>
      </w:r>
      <w:r>
        <w:rPr>
          <w:rFonts w:hint="eastAsia"/>
        </w:rPr>
        <w:t>浓缩的方法：</w:t>
      </w:r>
    </w:p>
    <w:p w14:paraId="400192D4" w14:textId="38C2D8E1" w:rsidR="00A30A33" w:rsidRPr="00A30A33" w:rsidRDefault="00A30A33" w:rsidP="00A30A33">
      <w:pPr>
        <w:spacing w:line="400" w:lineRule="exact"/>
        <w:rPr>
          <w:b/>
          <w:bCs/>
        </w:rPr>
      </w:pPr>
      <w:r w:rsidRPr="00A30A33">
        <w:rPr>
          <w:rFonts w:hint="eastAsia"/>
          <w:b/>
          <w:bCs/>
        </w:rPr>
        <w:t>超速离心沉淀法</w:t>
      </w:r>
    </w:p>
    <w:p w14:paraId="7377B8BC" w14:textId="05BFC442" w:rsidR="00A30A33" w:rsidRPr="00A30A33" w:rsidRDefault="00A30A33" w:rsidP="00A30A33">
      <w:pPr>
        <w:spacing w:line="400" w:lineRule="exact"/>
      </w:pPr>
      <w:r>
        <w:rPr>
          <w:rFonts w:hint="eastAsia"/>
        </w:rPr>
        <w:t xml:space="preserve">1. </w:t>
      </w:r>
      <w:r>
        <w:rPr>
          <w:rFonts w:hint="eastAsia"/>
        </w:rPr>
        <w:t>取</w:t>
      </w:r>
      <w:r>
        <w:rPr>
          <w:rFonts w:hint="eastAsia"/>
        </w:rPr>
        <w:t>6</w:t>
      </w:r>
      <w:r>
        <w:rPr>
          <w:rFonts w:hint="eastAsia"/>
        </w:rPr>
        <w:t>个</w:t>
      </w:r>
      <w:r>
        <w:rPr>
          <w:rFonts w:hint="eastAsia"/>
        </w:rPr>
        <w:t>Ultra-clear SW28</w:t>
      </w:r>
      <w:r>
        <w:rPr>
          <w:rFonts w:hint="eastAsia"/>
        </w:rPr>
        <w:t>离心管，用</w:t>
      </w:r>
      <w:r>
        <w:rPr>
          <w:rFonts w:hint="eastAsia"/>
        </w:rPr>
        <w:t>70%</w:t>
      </w:r>
      <w:r>
        <w:rPr>
          <w:rFonts w:hint="eastAsia"/>
        </w:rPr>
        <w:t>乙醇消毒后，放在超净工作台中打开紫外</w:t>
      </w:r>
      <w:proofErr w:type="gramStart"/>
      <w:r>
        <w:rPr>
          <w:rFonts w:hint="eastAsia"/>
        </w:rPr>
        <w:t>灯继续</w:t>
      </w:r>
      <w:proofErr w:type="gramEnd"/>
      <w:r>
        <w:rPr>
          <w:rFonts w:hint="eastAsia"/>
        </w:rPr>
        <w:t>消毒</w:t>
      </w:r>
      <w:r>
        <w:rPr>
          <w:rFonts w:hint="eastAsia"/>
        </w:rPr>
        <w:t>30</w:t>
      </w:r>
      <w:r>
        <w:rPr>
          <w:rFonts w:hint="eastAsia"/>
        </w:rPr>
        <w:t>分钟。</w:t>
      </w:r>
    </w:p>
    <w:p w14:paraId="674F6CDF" w14:textId="28D8C9E1" w:rsidR="00A30A33" w:rsidRDefault="00A30A33" w:rsidP="00A30A33">
      <w:pPr>
        <w:spacing w:line="400" w:lineRule="exact"/>
      </w:pPr>
      <w:r>
        <w:rPr>
          <w:rFonts w:hint="eastAsia"/>
        </w:rPr>
        <w:t xml:space="preserve">2. </w:t>
      </w:r>
      <w:r>
        <w:rPr>
          <w:rFonts w:hint="eastAsia"/>
        </w:rPr>
        <w:t>每个</w:t>
      </w:r>
      <w:r>
        <w:rPr>
          <w:rFonts w:hint="eastAsia"/>
        </w:rPr>
        <w:t>Ultra-clear SW28</w:t>
      </w:r>
      <w:r>
        <w:rPr>
          <w:rFonts w:hint="eastAsia"/>
        </w:rPr>
        <w:t>离心管中加入约</w:t>
      </w:r>
      <w:r>
        <w:rPr>
          <w:rFonts w:hint="eastAsia"/>
        </w:rPr>
        <w:t>32ml</w:t>
      </w:r>
      <w:r>
        <w:rPr>
          <w:rFonts w:hint="eastAsia"/>
        </w:rPr>
        <w:t>的预先处理的病毒上清液。</w:t>
      </w:r>
    </w:p>
    <w:p w14:paraId="30147B60" w14:textId="1FC59588" w:rsidR="00A30A33" w:rsidRDefault="00A30A33" w:rsidP="00A30A33">
      <w:pPr>
        <w:spacing w:line="400" w:lineRule="exact"/>
      </w:pPr>
      <w:r>
        <w:rPr>
          <w:rFonts w:hint="eastAsia"/>
        </w:rPr>
        <w:t xml:space="preserve">3. </w:t>
      </w:r>
      <w:r>
        <w:rPr>
          <w:rFonts w:hint="eastAsia"/>
        </w:rPr>
        <w:t>取一支</w:t>
      </w:r>
      <w:r>
        <w:rPr>
          <w:rFonts w:hint="eastAsia"/>
        </w:rPr>
        <w:t>10ml</w:t>
      </w:r>
      <w:r>
        <w:rPr>
          <w:rFonts w:hint="eastAsia"/>
        </w:rPr>
        <w:t>的移液管，吸取</w:t>
      </w:r>
      <w:r>
        <w:rPr>
          <w:rFonts w:hint="eastAsia"/>
        </w:rPr>
        <w:t>12 ml 20%</w:t>
      </w:r>
      <w:r>
        <w:rPr>
          <w:rFonts w:hint="eastAsia"/>
        </w:rPr>
        <w:t>的蔗糖溶液。将移液管一直插入到离心管的底部，</w:t>
      </w:r>
      <w:proofErr w:type="gramStart"/>
      <w:r>
        <w:rPr>
          <w:rFonts w:hint="eastAsia"/>
        </w:rPr>
        <w:t>缓慢将</w:t>
      </w:r>
      <w:proofErr w:type="gramEnd"/>
      <w:r>
        <w:rPr>
          <w:rFonts w:hint="eastAsia"/>
        </w:rPr>
        <w:t>蔗糖溶液打出</w:t>
      </w:r>
      <w:r>
        <w:rPr>
          <w:rFonts w:hint="eastAsia"/>
        </w:rPr>
        <w:t>4 ml</w:t>
      </w:r>
      <w:r>
        <w:rPr>
          <w:rFonts w:hint="eastAsia"/>
        </w:rPr>
        <w:t>。同样地，将剩下</w:t>
      </w:r>
      <w:r>
        <w:rPr>
          <w:rFonts w:hint="eastAsia"/>
        </w:rPr>
        <w:t>8 ml</w:t>
      </w:r>
      <w:r>
        <w:rPr>
          <w:rFonts w:hint="eastAsia"/>
        </w:rPr>
        <w:t>的蔗糖溶液分别加入到另两个离心管中。另取一支干净的移液管，对剩下</w:t>
      </w:r>
      <w:r>
        <w:rPr>
          <w:rFonts w:hint="eastAsia"/>
        </w:rPr>
        <w:t>3</w:t>
      </w:r>
      <w:r>
        <w:rPr>
          <w:rFonts w:hint="eastAsia"/>
        </w:rPr>
        <w:t>管进行同样处理。</w:t>
      </w:r>
    </w:p>
    <w:p w14:paraId="1E10143F" w14:textId="7A063F3F" w:rsidR="00A30A33" w:rsidRPr="00A30A33" w:rsidRDefault="00A30A33" w:rsidP="00A30A33">
      <w:pPr>
        <w:spacing w:line="400" w:lineRule="exact"/>
      </w:pPr>
      <w:r>
        <w:rPr>
          <w:rFonts w:hint="eastAsia"/>
        </w:rPr>
        <w:t xml:space="preserve">4. </w:t>
      </w:r>
      <w:r>
        <w:rPr>
          <w:rFonts w:hint="eastAsia"/>
        </w:rPr>
        <w:t>用</w:t>
      </w:r>
      <w:r>
        <w:rPr>
          <w:rFonts w:hint="eastAsia"/>
        </w:rPr>
        <w:t>PBS</w:t>
      </w:r>
      <w:r>
        <w:rPr>
          <w:rFonts w:hint="eastAsia"/>
        </w:rPr>
        <w:t>调整各管的重量，使对应的离心管之间的重量相差不超过</w:t>
      </w:r>
      <w:r>
        <w:rPr>
          <w:rFonts w:hint="eastAsia"/>
        </w:rPr>
        <w:t>0.1g</w:t>
      </w:r>
      <w:r>
        <w:rPr>
          <w:rFonts w:hint="eastAsia"/>
        </w:rPr>
        <w:t>。</w:t>
      </w:r>
    </w:p>
    <w:p w14:paraId="253157CC" w14:textId="5CB5409B" w:rsidR="00A30A33" w:rsidRDefault="00A30A33" w:rsidP="00A30A33">
      <w:pPr>
        <w:spacing w:line="400" w:lineRule="exact"/>
      </w:pPr>
      <w:r>
        <w:rPr>
          <w:rFonts w:hint="eastAsia"/>
        </w:rPr>
        <w:t xml:space="preserve">5. </w:t>
      </w:r>
      <w:r>
        <w:rPr>
          <w:rFonts w:hint="eastAsia"/>
        </w:rPr>
        <w:t>按次序将所有</w:t>
      </w:r>
      <w:r>
        <w:rPr>
          <w:rFonts w:hint="eastAsia"/>
        </w:rPr>
        <w:t>6</w:t>
      </w:r>
      <w:r>
        <w:rPr>
          <w:rFonts w:hint="eastAsia"/>
        </w:rPr>
        <w:t>个离心管放入</w:t>
      </w:r>
      <w:r>
        <w:rPr>
          <w:rFonts w:hint="eastAsia"/>
        </w:rPr>
        <w:t xml:space="preserve">Beckman SW28 </w:t>
      </w:r>
      <w:r>
        <w:rPr>
          <w:rFonts w:hint="eastAsia"/>
        </w:rPr>
        <w:t>超速离心转头中。</w:t>
      </w:r>
    </w:p>
    <w:p w14:paraId="74503B47" w14:textId="307C69BA" w:rsidR="00A30A33" w:rsidRDefault="00A30A33" w:rsidP="00A30A33">
      <w:pPr>
        <w:spacing w:line="400" w:lineRule="exact"/>
      </w:pPr>
      <w:r>
        <w:rPr>
          <w:rFonts w:hint="eastAsia"/>
        </w:rPr>
        <w:t>6. 4</w:t>
      </w:r>
      <w:r>
        <w:rPr>
          <w:rFonts w:hint="eastAsia"/>
        </w:rPr>
        <w:t>℃，</w:t>
      </w:r>
      <w:r>
        <w:rPr>
          <w:rFonts w:hint="eastAsia"/>
        </w:rPr>
        <w:t>25</w:t>
      </w:r>
      <w:r>
        <w:rPr>
          <w:rFonts w:hint="eastAsia"/>
        </w:rPr>
        <w:t>，</w:t>
      </w:r>
      <w:r>
        <w:rPr>
          <w:rFonts w:hint="eastAsia"/>
        </w:rPr>
        <w:t>000 rpm. (82</w:t>
      </w:r>
      <w:r>
        <w:rPr>
          <w:rFonts w:hint="eastAsia"/>
        </w:rPr>
        <w:t>，</w:t>
      </w:r>
      <w:r>
        <w:rPr>
          <w:rFonts w:hint="eastAsia"/>
        </w:rPr>
        <w:t xml:space="preserve">700g) </w:t>
      </w:r>
      <w:r>
        <w:rPr>
          <w:rFonts w:hint="eastAsia"/>
        </w:rPr>
        <w:t>离心</w:t>
      </w:r>
      <w:r>
        <w:rPr>
          <w:rFonts w:hint="eastAsia"/>
        </w:rPr>
        <w:t>2</w:t>
      </w:r>
      <w:r>
        <w:rPr>
          <w:rFonts w:hint="eastAsia"/>
        </w:rPr>
        <w:t>小时。</w:t>
      </w:r>
    </w:p>
    <w:p w14:paraId="04FC3B41" w14:textId="2FF0E23B" w:rsidR="00A30A33" w:rsidRDefault="00A30A33" w:rsidP="00A30A33">
      <w:pPr>
        <w:spacing w:line="400" w:lineRule="exact"/>
      </w:pPr>
      <w:r>
        <w:rPr>
          <w:rFonts w:hint="eastAsia"/>
        </w:rPr>
        <w:t xml:space="preserve">7. </w:t>
      </w:r>
      <w:r>
        <w:rPr>
          <w:rFonts w:hint="eastAsia"/>
        </w:rPr>
        <w:t>小心将管子从转头中取出。倒掉上清，将离心管倒扣在纸巾上放置</w:t>
      </w:r>
      <w:r>
        <w:rPr>
          <w:rFonts w:hint="eastAsia"/>
        </w:rPr>
        <w:t>10</w:t>
      </w:r>
      <w:r>
        <w:rPr>
          <w:rFonts w:hint="eastAsia"/>
        </w:rPr>
        <w:t>分钟使剩余的上清流干。吸掉剩余的液滴。在</w:t>
      </w:r>
      <w:proofErr w:type="gramStart"/>
      <w:r>
        <w:rPr>
          <w:rFonts w:hint="eastAsia"/>
        </w:rPr>
        <w:t>管底应当</w:t>
      </w:r>
      <w:proofErr w:type="gramEnd"/>
      <w:r>
        <w:rPr>
          <w:rFonts w:hint="eastAsia"/>
        </w:rPr>
        <w:t>有可见的沉淀。</w:t>
      </w:r>
    </w:p>
    <w:p w14:paraId="6E403C65" w14:textId="4723CD38" w:rsidR="00A30A33" w:rsidRPr="00A30A33" w:rsidRDefault="00A30A33" w:rsidP="00A30A33">
      <w:pPr>
        <w:spacing w:line="400" w:lineRule="exact"/>
      </w:pPr>
      <w:r>
        <w:rPr>
          <w:rFonts w:hint="eastAsia"/>
        </w:rPr>
        <w:t xml:space="preserve">8. </w:t>
      </w:r>
      <w:r>
        <w:rPr>
          <w:rFonts w:hint="eastAsia"/>
        </w:rPr>
        <w:t>每管中加入</w:t>
      </w:r>
      <w:r>
        <w:rPr>
          <w:rFonts w:hint="eastAsia"/>
        </w:rPr>
        <w:t xml:space="preserve">100ml </w:t>
      </w:r>
      <w:r>
        <w:rPr>
          <w:rFonts w:hint="eastAsia"/>
        </w:rPr>
        <w:t>不含钙和镁的</w:t>
      </w:r>
      <w:r>
        <w:rPr>
          <w:rFonts w:hint="eastAsia"/>
        </w:rPr>
        <w:t>PBS</w:t>
      </w:r>
      <w:r>
        <w:rPr>
          <w:rFonts w:hint="eastAsia"/>
        </w:rPr>
        <w:t>洗下沉淀。</w:t>
      </w:r>
    </w:p>
    <w:p w14:paraId="602C1003" w14:textId="4384CABD" w:rsidR="00A30A33" w:rsidRPr="00A30A33" w:rsidRDefault="00A30A33" w:rsidP="00A30A33">
      <w:pPr>
        <w:spacing w:line="400" w:lineRule="exact"/>
      </w:pPr>
      <w:r>
        <w:rPr>
          <w:rFonts w:hint="eastAsia"/>
        </w:rPr>
        <w:t xml:space="preserve">9. </w:t>
      </w:r>
      <w:r>
        <w:rPr>
          <w:rFonts w:hint="eastAsia"/>
        </w:rPr>
        <w:t>将</w:t>
      </w:r>
      <w:r>
        <w:rPr>
          <w:rFonts w:hint="eastAsia"/>
        </w:rPr>
        <w:t>SW28</w:t>
      </w:r>
      <w:r>
        <w:rPr>
          <w:rFonts w:hint="eastAsia"/>
        </w:rPr>
        <w:t>超速离心管插入到</w:t>
      </w:r>
      <w:r>
        <w:rPr>
          <w:rFonts w:hint="eastAsia"/>
        </w:rPr>
        <w:t>50ml</w:t>
      </w:r>
      <w:proofErr w:type="gramStart"/>
      <w:r>
        <w:rPr>
          <w:rFonts w:hint="eastAsia"/>
        </w:rPr>
        <w:t>锥底离心</w:t>
      </w:r>
      <w:proofErr w:type="gramEnd"/>
      <w:r>
        <w:rPr>
          <w:rFonts w:hint="eastAsia"/>
        </w:rPr>
        <w:t>管中，盖上盖子。</w:t>
      </w:r>
    </w:p>
    <w:p w14:paraId="63F4B9C7" w14:textId="586295FE" w:rsidR="00A30A33" w:rsidRPr="00A30A33" w:rsidRDefault="00A30A33" w:rsidP="00A30A33">
      <w:pPr>
        <w:spacing w:line="400" w:lineRule="exact"/>
      </w:pPr>
      <w:r>
        <w:rPr>
          <w:rFonts w:hint="eastAsia"/>
        </w:rPr>
        <w:t xml:space="preserve">10. </w:t>
      </w:r>
      <w:r>
        <w:rPr>
          <w:rFonts w:hint="eastAsia"/>
        </w:rPr>
        <w:t>在</w:t>
      </w:r>
      <w:r>
        <w:rPr>
          <w:rFonts w:hint="eastAsia"/>
        </w:rPr>
        <w:t>4</w:t>
      </w:r>
      <w:r>
        <w:rPr>
          <w:rFonts w:hint="eastAsia"/>
        </w:rPr>
        <w:t>℃溶解</w:t>
      </w:r>
      <w:r>
        <w:rPr>
          <w:rFonts w:hint="eastAsia"/>
        </w:rPr>
        <w:t>2</w:t>
      </w:r>
      <w:r>
        <w:rPr>
          <w:rFonts w:hint="eastAsia"/>
        </w:rPr>
        <w:t>小时，每隔</w:t>
      </w:r>
      <w:r>
        <w:rPr>
          <w:rFonts w:hint="eastAsia"/>
        </w:rPr>
        <w:t>20</w:t>
      </w:r>
      <w:r>
        <w:rPr>
          <w:rFonts w:hint="eastAsia"/>
        </w:rPr>
        <w:t>分钟轻轻震荡。</w:t>
      </w:r>
    </w:p>
    <w:p w14:paraId="7E3382C1" w14:textId="34320426" w:rsidR="00A30A33" w:rsidRDefault="00A30A33" w:rsidP="00A30A33">
      <w:pPr>
        <w:spacing w:line="400" w:lineRule="exact"/>
      </w:pPr>
      <w:r>
        <w:rPr>
          <w:rFonts w:hint="eastAsia"/>
        </w:rPr>
        <w:t>11. 4</w:t>
      </w:r>
      <w:r>
        <w:rPr>
          <w:rFonts w:hint="eastAsia"/>
        </w:rPr>
        <w:t>℃，</w:t>
      </w:r>
      <w:r>
        <w:rPr>
          <w:rFonts w:hint="eastAsia"/>
        </w:rPr>
        <w:t>500g</w:t>
      </w:r>
      <w:r>
        <w:rPr>
          <w:rFonts w:hint="eastAsia"/>
        </w:rPr>
        <w:t>离心</w:t>
      </w:r>
      <w:r>
        <w:rPr>
          <w:rFonts w:hint="eastAsia"/>
        </w:rPr>
        <w:t>1</w:t>
      </w:r>
      <w:r>
        <w:rPr>
          <w:rFonts w:hint="eastAsia"/>
        </w:rPr>
        <w:t>分钟，使溶液集中于管底。</w:t>
      </w:r>
    </w:p>
    <w:p w14:paraId="4A93881B" w14:textId="7DD60230" w:rsidR="00A30A33" w:rsidRDefault="00A30A33" w:rsidP="00A30A33">
      <w:pPr>
        <w:spacing w:line="400" w:lineRule="exact"/>
      </w:pPr>
      <w:r>
        <w:rPr>
          <w:rFonts w:hint="eastAsia"/>
        </w:rPr>
        <w:t xml:space="preserve">12. </w:t>
      </w:r>
      <w:r>
        <w:rPr>
          <w:rFonts w:hint="eastAsia"/>
        </w:rPr>
        <w:t>用</w:t>
      </w:r>
      <w:r>
        <w:rPr>
          <w:rFonts w:hint="eastAsia"/>
        </w:rPr>
        <w:t>200</w:t>
      </w:r>
      <w:r>
        <w:rPr>
          <w:rFonts w:hint="eastAsia"/>
        </w:rPr>
        <w:t>μ</w:t>
      </w:r>
      <w:r>
        <w:rPr>
          <w:rFonts w:hint="eastAsia"/>
        </w:rPr>
        <w:t xml:space="preserve">l </w:t>
      </w:r>
      <w:proofErr w:type="gramStart"/>
      <w:r>
        <w:rPr>
          <w:rFonts w:hint="eastAsia"/>
        </w:rPr>
        <w:t>移液器</w:t>
      </w:r>
      <w:proofErr w:type="gramEnd"/>
      <w:r>
        <w:rPr>
          <w:rFonts w:hint="eastAsia"/>
        </w:rPr>
        <w:t>轻柔吹打使沉淀重悬。避免产生泡沫。将所有管中的液体集中到一个</w:t>
      </w:r>
      <w:r>
        <w:rPr>
          <w:rFonts w:hint="eastAsia"/>
        </w:rPr>
        <w:t>SW28</w:t>
      </w:r>
      <w:r>
        <w:rPr>
          <w:rFonts w:hint="eastAsia"/>
        </w:rPr>
        <w:t>离心管中。</w:t>
      </w:r>
    </w:p>
    <w:p w14:paraId="66598050" w14:textId="31DC87D1" w:rsidR="00682D3E" w:rsidRDefault="00A30A33" w:rsidP="00A30A33">
      <w:pPr>
        <w:spacing w:line="400" w:lineRule="exact"/>
      </w:pPr>
      <w:r>
        <w:rPr>
          <w:rFonts w:hint="eastAsia"/>
        </w:rPr>
        <w:t xml:space="preserve">13. </w:t>
      </w:r>
      <w:r>
        <w:rPr>
          <w:rFonts w:hint="eastAsia"/>
        </w:rPr>
        <w:t>集中后的病毒悬液分装成</w:t>
      </w:r>
      <w:r>
        <w:rPr>
          <w:rFonts w:hint="eastAsia"/>
        </w:rPr>
        <w:t>50</w:t>
      </w:r>
      <w:r>
        <w:rPr>
          <w:rFonts w:hint="eastAsia"/>
        </w:rPr>
        <w:t>μ</w:t>
      </w:r>
      <w:r>
        <w:rPr>
          <w:rFonts w:hint="eastAsia"/>
        </w:rPr>
        <w:t xml:space="preserve">l </w:t>
      </w:r>
      <w:r>
        <w:rPr>
          <w:rFonts w:hint="eastAsia"/>
        </w:rPr>
        <w:t>每份，保存在成品管中。用碎干冰速冻后储存在</w:t>
      </w:r>
      <w:r>
        <w:rPr>
          <w:rFonts w:hint="eastAsia"/>
        </w:rPr>
        <w:t xml:space="preserve">-80 </w:t>
      </w:r>
      <w:r>
        <w:rPr>
          <w:rFonts w:hint="eastAsia"/>
        </w:rPr>
        <w:t>℃。</w:t>
      </w:r>
    </w:p>
    <w:p w14:paraId="6F8F377A" w14:textId="39E27711" w:rsidR="002A586F" w:rsidRPr="002A586F" w:rsidRDefault="002A586F" w:rsidP="002A586F">
      <w:pPr>
        <w:pStyle w:val="2"/>
        <w:spacing w:line="400" w:lineRule="exact"/>
        <w:rPr>
          <w:rFonts w:ascii="Times New Roman" w:eastAsia="宋体" w:hAnsi="Times New Roman"/>
          <w:sz w:val="22"/>
          <w:szCs w:val="22"/>
        </w:rPr>
      </w:pPr>
      <w:bookmarkStart w:id="7" w:name="_Toc122337809"/>
      <w:r w:rsidRPr="002A586F">
        <w:rPr>
          <w:rFonts w:ascii="Times New Roman" w:eastAsia="宋体" w:hAnsi="Times New Roman"/>
          <w:sz w:val="22"/>
          <w:szCs w:val="22"/>
        </w:rPr>
        <w:t xml:space="preserve">3.2 </w:t>
      </w:r>
      <w:r w:rsidRPr="002A586F">
        <w:rPr>
          <w:rFonts w:ascii="Times New Roman" w:eastAsia="宋体" w:hAnsi="Times New Roman" w:hint="eastAsia"/>
          <w:sz w:val="22"/>
          <w:szCs w:val="22"/>
        </w:rPr>
        <w:t>慢病毒质量检测</w:t>
      </w:r>
      <w:bookmarkEnd w:id="7"/>
    </w:p>
    <w:p w14:paraId="0A0AB4C9" w14:textId="77777777" w:rsidR="00305FF6" w:rsidRPr="00305FF6" w:rsidRDefault="00305FF6" w:rsidP="00305FF6">
      <w:pPr>
        <w:spacing w:line="400" w:lineRule="exact"/>
        <w:rPr>
          <w:b/>
          <w:bCs/>
        </w:rPr>
      </w:pPr>
      <w:r w:rsidRPr="00305FF6">
        <w:rPr>
          <w:rFonts w:hint="eastAsia"/>
          <w:b/>
          <w:bCs/>
        </w:rPr>
        <w:t>慢病毒的质量控制要点包括物理状态检测、无菌检测及病毒滴度检测。</w:t>
      </w:r>
    </w:p>
    <w:p w14:paraId="57C62962" w14:textId="17AE66E0" w:rsidR="00305FF6" w:rsidRDefault="00305FF6" w:rsidP="00305FF6">
      <w:pPr>
        <w:spacing w:line="400" w:lineRule="exact"/>
      </w:pPr>
      <w:r>
        <w:t>3.2.</w:t>
      </w:r>
      <w:r>
        <w:rPr>
          <w:rFonts w:hint="eastAsia"/>
        </w:rPr>
        <w:t xml:space="preserve">1. </w:t>
      </w:r>
      <w:r>
        <w:rPr>
          <w:rFonts w:hint="eastAsia"/>
        </w:rPr>
        <w:t>物理指标检测</w:t>
      </w:r>
    </w:p>
    <w:p w14:paraId="682E6E70" w14:textId="141BACA3" w:rsidR="00305FF6" w:rsidRDefault="00305FF6" w:rsidP="00305FF6">
      <w:pPr>
        <w:spacing w:line="400" w:lineRule="exact"/>
      </w:pPr>
      <w:r>
        <w:rPr>
          <w:rFonts w:hint="eastAsia"/>
        </w:rPr>
        <w:t xml:space="preserve">1) </w:t>
      </w:r>
      <w:r>
        <w:rPr>
          <w:rFonts w:hint="eastAsia"/>
        </w:rPr>
        <w:t>颜色判定：通过肉眼判定，若用培养基稀释，则慢病毒保存液呈粉红色澄清液体状；若用</w:t>
      </w:r>
      <w:r>
        <w:rPr>
          <w:rFonts w:hint="eastAsia"/>
        </w:rPr>
        <w:t>P</w:t>
      </w:r>
      <w:r>
        <w:t>BS</w:t>
      </w:r>
      <w:r>
        <w:rPr>
          <w:rFonts w:hint="eastAsia"/>
        </w:rPr>
        <w:t>稀释，则为无色透明液体。</w:t>
      </w:r>
    </w:p>
    <w:p w14:paraId="0521B09A" w14:textId="7D0C7AB8" w:rsidR="00305FF6" w:rsidRDefault="00305FF6" w:rsidP="00305FF6">
      <w:pPr>
        <w:spacing w:line="400" w:lineRule="exact"/>
      </w:pPr>
      <w:r>
        <w:rPr>
          <w:rFonts w:hint="eastAsia"/>
        </w:rPr>
        <w:t xml:space="preserve">2) </w:t>
      </w:r>
      <w:r>
        <w:rPr>
          <w:rFonts w:hint="eastAsia"/>
        </w:rPr>
        <w:t>粘稠度判定：用</w:t>
      </w:r>
      <w:r>
        <w:rPr>
          <w:rFonts w:hint="eastAsia"/>
        </w:rPr>
        <w:t xml:space="preserve"> 20-200 µl</w:t>
      </w:r>
      <w:proofErr w:type="gramStart"/>
      <w:r w:rsidR="008B2B43">
        <w:rPr>
          <w:rFonts w:hint="eastAsia"/>
        </w:rPr>
        <w:t>移液枪</w:t>
      </w:r>
      <w:proofErr w:type="gramEnd"/>
      <w:r>
        <w:rPr>
          <w:rFonts w:hint="eastAsia"/>
        </w:rPr>
        <w:t>缓慢吸取</w:t>
      </w:r>
      <w:r>
        <w:rPr>
          <w:rFonts w:hint="eastAsia"/>
        </w:rPr>
        <w:t xml:space="preserve"> 50 µl </w:t>
      </w:r>
      <w:r>
        <w:rPr>
          <w:rFonts w:hint="eastAsia"/>
        </w:rPr>
        <w:t>慢病毒保存液体，无明显粘稠感或吸液滞后现象；</w:t>
      </w:r>
    </w:p>
    <w:p w14:paraId="7880ABCE" w14:textId="7CEF7736" w:rsidR="00305FF6" w:rsidRDefault="00305FF6" w:rsidP="00305FF6">
      <w:pPr>
        <w:spacing w:line="400" w:lineRule="exact"/>
      </w:pPr>
      <w:r>
        <w:t>3.2.</w:t>
      </w:r>
      <w:r>
        <w:rPr>
          <w:rFonts w:hint="eastAsia"/>
        </w:rPr>
        <w:t xml:space="preserve">2 </w:t>
      </w:r>
      <w:r>
        <w:rPr>
          <w:rFonts w:hint="eastAsia"/>
        </w:rPr>
        <w:t>无菌检测</w:t>
      </w:r>
    </w:p>
    <w:p w14:paraId="2B412FB2" w14:textId="09BD4B8E" w:rsidR="00305FF6" w:rsidRDefault="00305FF6" w:rsidP="00305FF6">
      <w:pPr>
        <w:spacing w:line="400" w:lineRule="exact"/>
      </w:pPr>
      <w:r>
        <w:rPr>
          <w:rFonts w:hint="eastAsia"/>
        </w:rPr>
        <w:t>将病毒加入</w:t>
      </w:r>
      <w:r>
        <w:rPr>
          <w:rFonts w:hint="eastAsia"/>
        </w:rPr>
        <w:t xml:space="preserve">293T </w:t>
      </w:r>
      <w:r>
        <w:rPr>
          <w:rFonts w:hint="eastAsia"/>
        </w:rPr>
        <w:t>细胞验证，正常培养</w:t>
      </w:r>
      <w:r>
        <w:rPr>
          <w:rFonts w:hint="eastAsia"/>
        </w:rPr>
        <w:t xml:space="preserve"> 24 h </w:t>
      </w:r>
      <w:r>
        <w:rPr>
          <w:rFonts w:hint="eastAsia"/>
        </w:rPr>
        <w:t>后镜检，无任何细菌及真菌污染情况，同时参照空细胞组，细胞间隙无明显颗粒存在，培养基澄清透明。</w:t>
      </w:r>
    </w:p>
    <w:p w14:paraId="7ECF8139" w14:textId="371E6FC2" w:rsidR="00305FF6" w:rsidRDefault="00305FF6" w:rsidP="00305FF6">
      <w:pPr>
        <w:spacing w:line="400" w:lineRule="exact"/>
      </w:pPr>
      <w:r>
        <w:t>3.2.</w:t>
      </w:r>
      <w:r>
        <w:rPr>
          <w:rFonts w:hint="eastAsia"/>
        </w:rPr>
        <w:t xml:space="preserve">3. </w:t>
      </w:r>
      <w:r>
        <w:rPr>
          <w:rFonts w:hint="eastAsia"/>
        </w:rPr>
        <w:t>滴度检测</w:t>
      </w:r>
    </w:p>
    <w:p w14:paraId="799D656F" w14:textId="77777777" w:rsidR="00305FF6" w:rsidRDefault="00305FF6" w:rsidP="00305FF6">
      <w:pPr>
        <w:spacing w:line="400" w:lineRule="exact"/>
      </w:pPr>
      <w:r>
        <w:rPr>
          <w:rFonts w:hint="eastAsia"/>
        </w:rPr>
        <w:t xml:space="preserve">A </w:t>
      </w:r>
      <w:r>
        <w:rPr>
          <w:rFonts w:hint="eastAsia"/>
        </w:rPr>
        <w:t>荧光法测定滴度</w:t>
      </w:r>
    </w:p>
    <w:p w14:paraId="64EB413D" w14:textId="34A9D05F" w:rsidR="00305FF6" w:rsidRPr="00305FF6" w:rsidRDefault="00305FF6" w:rsidP="00305FF6">
      <w:pPr>
        <w:spacing w:line="400" w:lineRule="exact"/>
        <w:rPr>
          <w:rFonts w:cs="Times New Roman"/>
        </w:rPr>
      </w:pPr>
      <w:r w:rsidRPr="00305FF6">
        <w:rPr>
          <w:rFonts w:cs="Times New Roman"/>
        </w:rPr>
        <w:t xml:space="preserve">1) </w:t>
      </w:r>
      <w:r w:rsidRPr="00305FF6">
        <w:rPr>
          <w:rFonts w:cs="Times New Roman"/>
        </w:rPr>
        <w:t>测定前一天，使用</w:t>
      </w:r>
      <w:r w:rsidRPr="00305FF6">
        <w:rPr>
          <w:rFonts w:cs="Times New Roman"/>
        </w:rPr>
        <w:t xml:space="preserve"> 293T </w:t>
      </w:r>
      <w:r w:rsidRPr="00305FF6">
        <w:rPr>
          <w:rFonts w:cs="Times New Roman"/>
        </w:rPr>
        <w:t>贴壁细胞铺板，</w:t>
      </w:r>
      <w:r w:rsidRPr="00305FF6">
        <w:rPr>
          <w:rFonts w:cs="Times New Roman"/>
        </w:rPr>
        <w:t xml:space="preserve">96 </w:t>
      </w:r>
      <w:r w:rsidRPr="00305FF6">
        <w:rPr>
          <w:rFonts w:cs="Times New Roman"/>
        </w:rPr>
        <w:t>孔板，每孔</w:t>
      </w:r>
      <w:r w:rsidRPr="00305FF6">
        <w:rPr>
          <w:rFonts w:cs="Times New Roman"/>
        </w:rPr>
        <w:t xml:space="preserve"> 1×10</w:t>
      </w:r>
      <w:r w:rsidRPr="00305FF6">
        <w:rPr>
          <w:rFonts w:cs="Times New Roman"/>
          <w:vertAlign w:val="superscript"/>
        </w:rPr>
        <w:t>4</w:t>
      </w:r>
      <w:r w:rsidRPr="00305FF6">
        <w:rPr>
          <w:rFonts w:cs="Times New Roman"/>
        </w:rPr>
        <w:t>个细胞，体积</w:t>
      </w:r>
      <w:r w:rsidRPr="00305FF6">
        <w:rPr>
          <w:rFonts w:cs="Times New Roman"/>
        </w:rPr>
        <w:t>100 μl</w:t>
      </w:r>
      <w:r w:rsidRPr="00305FF6">
        <w:rPr>
          <w:rFonts w:cs="Times New Roman"/>
        </w:rPr>
        <w:t>；</w:t>
      </w:r>
    </w:p>
    <w:p w14:paraId="22682A0B" w14:textId="6084C879" w:rsidR="00305FF6" w:rsidRPr="00305FF6" w:rsidRDefault="00305FF6" w:rsidP="00305FF6">
      <w:pPr>
        <w:spacing w:line="400" w:lineRule="exact"/>
        <w:rPr>
          <w:rFonts w:cs="Times New Roman"/>
        </w:rPr>
      </w:pPr>
      <w:r w:rsidRPr="00305FF6">
        <w:rPr>
          <w:rFonts w:cs="Times New Roman"/>
        </w:rPr>
        <w:t xml:space="preserve">2) </w:t>
      </w:r>
      <w:r w:rsidRPr="00305FF6">
        <w:rPr>
          <w:rFonts w:cs="Times New Roman"/>
        </w:rPr>
        <w:t>根据病毒的预期滴度，准备</w:t>
      </w:r>
      <w:r w:rsidRPr="00305FF6">
        <w:rPr>
          <w:rFonts w:cs="Times New Roman"/>
        </w:rPr>
        <w:t xml:space="preserve"> 7~10 </w:t>
      </w:r>
      <w:proofErr w:type="gramStart"/>
      <w:r w:rsidRPr="00305FF6">
        <w:rPr>
          <w:rFonts w:cs="Times New Roman"/>
        </w:rPr>
        <w:t>个</w:t>
      </w:r>
      <w:proofErr w:type="gramEnd"/>
      <w:r w:rsidRPr="00305FF6">
        <w:rPr>
          <w:rFonts w:cs="Times New Roman"/>
        </w:rPr>
        <w:t>无菌的</w:t>
      </w:r>
      <w:r w:rsidRPr="00305FF6">
        <w:rPr>
          <w:rFonts w:cs="Times New Roman"/>
        </w:rPr>
        <w:t xml:space="preserve"> EP </w:t>
      </w:r>
      <w:r w:rsidRPr="00305FF6">
        <w:rPr>
          <w:rFonts w:cs="Times New Roman"/>
        </w:rPr>
        <w:t>管</w:t>
      </w:r>
      <w:r w:rsidRPr="00305FF6">
        <w:rPr>
          <w:rFonts w:cs="Times New Roman"/>
        </w:rPr>
        <w:t>,</w:t>
      </w:r>
      <w:r w:rsidRPr="00305FF6">
        <w:rPr>
          <w:rFonts w:cs="Times New Roman"/>
        </w:rPr>
        <w:t>每管中加入</w:t>
      </w:r>
      <w:r w:rsidRPr="00305FF6">
        <w:rPr>
          <w:rFonts w:cs="Times New Roman"/>
        </w:rPr>
        <w:t xml:space="preserve"> 90 </w:t>
      </w:r>
      <w:proofErr w:type="spellStart"/>
      <w:r w:rsidRPr="00305FF6">
        <w:rPr>
          <w:rFonts w:cs="Times New Roman"/>
        </w:rPr>
        <w:t>μl</w:t>
      </w:r>
      <w:proofErr w:type="spellEnd"/>
      <w:r w:rsidRPr="00305FF6">
        <w:rPr>
          <w:rFonts w:cs="Times New Roman"/>
        </w:rPr>
        <w:t xml:space="preserve"> </w:t>
      </w:r>
      <w:r w:rsidRPr="00305FF6">
        <w:rPr>
          <w:rFonts w:cs="Times New Roman"/>
        </w:rPr>
        <w:t>的无血清培养基</w:t>
      </w:r>
      <w:r w:rsidRPr="00305FF6">
        <w:rPr>
          <w:rFonts w:cs="Times New Roman"/>
        </w:rPr>
        <w:t>;</w:t>
      </w:r>
    </w:p>
    <w:p w14:paraId="526D1615" w14:textId="15BB8276" w:rsidR="00305FF6" w:rsidRPr="00305FF6" w:rsidRDefault="00305FF6" w:rsidP="00305FF6">
      <w:pPr>
        <w:spacing w:line="400" w:lineRule="exact"/>
        <w:rPr>
          <w:rFonts w:cs="Times New Roman"/>
        </w:rPr>
      </w:pPr>
      <w:r w:rsidRPr="00305FF6">
        <w:rPr>
          <w:rFonts w:cs="Times New Roman"/>
        </w:rPr>
        <w:t xml:space="preserve">3) </w:t>
      </w:r>
      <w:proofErr w:type="gramStart"/>
      <w:r w:rsidRPr="00305FF6">
        <w:rPr>
          <w:rFonts w:cs="Times New Roman"/>
        </w:rPr>
        <w:t>取待测定</w:t>
      </w:r>
      <w:proofErr w:type="gramEnd"/>
      <w:r w:rsidRPr="00305FF6">
        <w:rPr>
          <w:rFonts w:cs="Times New Roman"/>
        </w:rPr>
        <w:t>的病毒原液</w:t>
      </w:r>
      <w:r w:rsidRPr="00305FF6">
        <w:rPr>
          <w:rFonts w:cs="Times New Roman"/>
        </w:rPr>
        <w:t xml:space="preserve"> 10 </w:t>
      </w:r>
      <w:proofErr w:type="spellStart"/>
      <w:r w:rsidRPr="00305FF6">
        <w:rPr>
          <w:rFonts w:cs="Times New Roman"/>
        </w:rPr>
        <w:t>μl</w:t>
      </w:r>
      <w:proofErr w:type="spellEnd"/>
      <w:r w:rsidRPr="00305FF6">
        <w:rPr>
          <w:rFonts w:cs="Times New Roman"/>
        </w:rPr>
        <w:t xml:space="preserve"> </w:t>
      </w:r>
      <w:r w:rsidRPr="00305FF6">
        <w:rPr>
          <w:rFonts w:cs="Times New Roman"/>
        </w:rPr>
        <w:t>加入到第一个管中，混匀后，取</w:t>
      </w:r>
      <w:r w:rsidRPr="00305FF6">
        <w:rPr>
          <w:rFonts w:cs="Times New Roman"/>
        </w:rPr>
        <w:t xml:space="preserve"> 10 </w:t>
      </w:r>
      <w:proofErr w:type="spellStart"/>
      <w:r w:rsidRPr="00305FF6">
        <w:rPr>
          <w:rFonts w:cs="Times New Roman"/>
        </w:rPr>
        <w:t>μl</w:t>
      </w:r>
      <w:proofErr w:type="spellEnd"/>
      <w:r w:rsidRPr="00305FF6">
        <w:rPr>
          <w:rFonts w:cs="Times New Roman"/>
        </w:rPr>
        <w:t xml:space="preserve"> </w:t>
      </w:r>
      <w:r w:rsidRPr="00305FF6">
        <w:rPr>
          <w:rFonts w:cs="Times New Roman"/>
        </w:rPr>
        <w:t>加入到第二个管中</w:t>
      </w:r>
      <w:r w:rsidRPr="00305FF6">
        <w:rPr>
          <w:rFonts w:cs="Times New Roman"/>
        </w:rPr>
        <w:t>,</w:t>
      </w:r>
      <w:r w:rsidRPr="00305FF6">
        <w:rPr>
          <w:rFonts w:cs="Times New Roman"/>
        </w:rPr>
        <w:t>继续相同的操作直到最后</w:t>
      </w:r>
      <w:proofErr w:type="gramStart"/>
      <w:r w:rsidRPr="00305FF6">
        <w:rPr>
          <w:rFonts w:cs="Times New Roman"/>
        </w:rPr>
        <w:t>一</w:t>
      </w:r>
      <w:proofErr w:type="gramEnd"/>
      <w:r w:rsidRPr="00305FF6">
        <w:rPr>
          <w:rFonts w:cs="Times New Roman"/>
        </w:rPr>
        <w:t>管</w:t>
      </w:r>
      <w:r w:rsidRPr="00305FF6">
        <w:rPr>
          <w:rFonts w:cs="Times New Roman"/>
        </w:rPr>
        <w:t>;</w:t>
      </w:r>
    </w:p>
    <w:p w14:paraId="7DF130A1" w14:textId="44535F73" w:rsidR="00305FF6" w:rsidRDefault="00305FF6" w:rsidP="00305FF6">
      <w:pPr>
        <w:spacing w:line="400" w:lineRule="exact"/>
      </w:pPr>
      <w:r w:rsidRPr="00305FF6">
        <w:rPr>
          <w:rFonts w:cs="Times New Roman"/>
        </w:rPr>
        <w:t xml:space="preserve">4) </w:t>
      </w:r>
      <w:r>
        <w:rPr>
          <w:rFonts w:cs="Times New Roman" w:hint="eastAsia"/>
        </w:rPr>
        <w:t>选择</w:t>
      </w:r>
      <w:r w:rsidRPr="00305FF6">
        <w:rPr>
          <w:rFonts w:cs="Times New Roman"/>
        </w:rPr>
        <w:t>所需的细胞孔，弃去</w:t>
      </w:r>
      <w:r>
        <w:rPr>
          <w:rFonts w:hint="eastAsia"/>
        </w:rPr>
        <w:t>培养基，加入</w:t>
      </w:r>
      <w:r>
        <w:rPr>
          <w:rFonts w:hint="eastAsia"/>
        </w:rPr>
        <w:t xml:space="preserve"> </w:t>
      </w:r>
      <w:r>
        <w:t>10</w:t>
      </w:r>
      <w:r>
        <w:rPr>
          <w:rFonts w:hint="eastAsia"/>
        </w:rPr>
        <w:t>0</w:t>
      </w:r>
      <w:r w:rsidRPr="00305FF6">
        <w:rPr>
          <w:rFonts w:cs="Times New Roman"/>
        </w:rPr>
        <w:t xml:space="preserve"> </w:t>
      </w:r>
      <w:proofErr w:type="spellStart"/>
      <w:r w:rsidRPr="00305FF6">
        <w:rPr>
          <w:rFonts w:cs="Times New Roman"/>
        </w:rPr>
        <w:t>μl</w:t>
      </w:r>
      <w:proofErr w:type="spellEnd"/>
      <w:r>
        <w:rPr>
          <w:rFonts w:hint="eastAsia"/>
        </w:rPr>
        <w:t xml:space="preserve"> </w:t>
      </w:r>
      <w:r>
        <w:rPr>
          <w:rFonts w:hint="eastAsia"/>
        </w:rPr>
        <w:t>稀释好的病毒溶液，培养箱培养</w:t>
      </w:r>
      <w:r>
        <w:rPr>
          <w:rFonts w:hint="eastAsia"/>
        </w:rPr>
        <w:t>;</w:t>
      </w:r>
    </w:p>
    <w:p w14:paraId="28E38647" w14:textId="6D106FDA" w:rsidR="00305FF6" w:rsidRPr="00305FF6" w:rsidRDefault="00305FF6" w:rsidP="00305FF6">
      <w:pPr>
        <w:spacing w:line="400" w:lineRule="exact"/>
        <w:rPr>
          <w:rFonts w:cs="Times New Roman"/>
        </w:rPr>
      </w:pPr>
      <w:r w:rsidRPr="00305FF6">
        <w:rPr>
          <w:rFonts w:cs="Times New Roman"/>
        </w:rPr>
        <w:t xml:space="preserve">5) 24 h </w:t>
      </w:r>
      <w:r w:rsidRPr="00305FF6">
        <w:rPr>
          <w:rFonts w:cs="Times New Roman"/>
        </w:rPr>
        <w:t>后，加入完全培养基</w:t>
      </w:r>
      <w:r w:rsidRPr="00305FF6">
        <w:rPr>
          <w:rFonts w:cs="Times New Roman"/>
        </w:rPr>
        <w:t xml:space="preserve"> 100 </w:t>
      </w:r>
      <w:proofErr w:type="spellStart"/>
      <w:r w:rsidRPr="00305FF6">
        <w:rPr>
          <w:rFonts w:cs="Times New Roman"/>
        </w:rPr>
        <w:t>μl</w:t>
      </w:r>
      <w:proofErr w:type="spellEnd"/>
      <w:r w:rsidRPr="00305FF6">
        <w:rPr>
          <w:rFonts w:cs="Times New Roman"/>
        </w:rPr>
        <w:t>，小心操作，</w:t>
      </w:r>
      <w:r>
        <w:rPr>
          <w:rFonts w:cs="Times New Roman" w:hint="eastAsia"/>
        </w:rPr>
        <w:t>不</w:t>
      </w:r>
      <w:r w:rsidRPr="00305FF6">
        <w:rPr>
          <w:rFonts w:cs="Times New Roman"/>
        </w:rPr>
        <w:t>要吹起细胞</w:t>
      </w:r>
      <w:r w:rsidRPr="00305FF6">
        <w:rPr>
          <w:rFonts w:cs="Times New Roman"/>
        </w:rPr>
        <w:t>;</w:t>
      </w:r>
    </w:p>
    <w:p w14:paraId="3BA319F3" w14:textId="4A66271F" w:rsidR="00305FF6" w:rsidRDefault="00305FF6" w:rsidP="00305FF6">
      <w:pPr>
        <w:spacing w:line="400" w:lineRule="exact"/>
        <w:rPr>
          <w:rFonts w:cs="Times New Roman"/>
        </w:rPr>
      </w:pPr>
      <w:r w:rsidRPr="00305FF6">
        <w:rPr>
          <w:rFonts w:cs="Times New Roman"/>
        </w:rPr>
        <w:t xml:space="preserve">6) </w:t>
      </w:r>
      <w:r>
        <w:rPr>
          <w:rFonts w:cs="Times New Roman"/>
        </w:rPr>
        <w:t>2-3</w:t>
      </w:r>
      <w:r w:rsidRPr="00305FF6">
        <w:rPr>
          <w:rFonts w:cs="Times New Roman"/>
        </w:rPr>
        <w:t>天后，观察荧光表达情况，荧光细胞数随</w:t>
      </w:r>
      <w:r>
        <w:rPr>
          <w:rFonts w:cs="Times New Roman" w:hint="eastAsia"/>
        </w:rPr>
        <w:t>稀释</w:t>
      </w:r>
      <w:r w:rsidRPr="00305FF6">
        <w:rPr>
          <w:rFonts w:cs="Times New Roman"/>
        </w:rPr>
        <w:t>倍数的增加而减少。</w:t>
      </w:r>
    </w:p>
    <w:p w14:paraId="4BF7A12F" w14:textId="162AEDAC" w:rsidR="00305FF6" w:rsidRPr="00305FF6" w:rsidRDefault="00305FF6" w:rsidP="00305FF6">
      <w:pPr>
        <w:spacing w:line="400" w:lineRule="exact"/>
        <w:rPr>
          <w:rFonts w:cs="Times New Roman"/>
          <w:b/>
          <w:bCs/>
        </w:rPr>
      </w:pPr>
      <w:r w:rsidRPr="00305FF6">
        <w:rPr>
          <w:rFonts w:cs="Times New Roman" w:hint="eastAsia"/>
          <w:b/>
          <w:bCs/>
        </w:rPr>
        <w:t>计算公式为</w:t>
      </w:r>
      <w:r w:rsidRPr="00305FF6">
        <w:rPr>
          <w:rFonts w:cs="Times New Roman" w:hint="eastAsia"/>
          <w:b/>
          <w:bCs/>
        </w:rPr>
        <w:t>:</w:t>
      </w:r>
      <w:r w:rsidRPr="00305FF6">
        <w:rPr>
          <w:rFonts w:cs="Times New Roman" w:hint="eastAsia"/>
          <w:b/>
          <w:bCs/>
        </w:rPr>
        <w:t>滴度</w:t>
      </w:r>
      <w:r w:rsidRPr="00305FF6">
        <w:rPr>
          <w:rFonts w:cs="Times New Roman" w:hint="eastAsia"/>
          <w:b/>
          <w:bCs/>
        </w:rPr>
        <w:t>=</w:t>
      </w:r>
      <w:r w:rsidRPr="00305FF6">
        <w:rPr>
          <w:rFonts w:cs="Times New Roman" w:hint="eastAsia"/>
          <w:b/>
          <w:bCs/>
        </w:rPr>
        <w:t>（感染时细胞数（</w:t>
      </w:r>
      <w:proofErr w:type="gramStart"/>
      <w:r w:rsidRPr="00305FF6">
        <w:rPr>
          <w:rFonts w:cs="Times New Roman" w:hint="eastAsia"/>
          <w:b/>
          <w:bCs/>
        </w:rPr>
        <w:t>个</w:t>
      </w:r>
      <w:proofErr w:type="gramEnd"/>
      <w:r w:rsidRPr="00305FF6">
        <w:rPr>
          <w:rFonts w:cs="Times New Roman" w:hint="eastAsia"/>
          <w:b/>
          <w:bCs/>
        </w:rPr>
        <w:t>）</w:t>
      </w:r>
      <w:r w:rsidRPr="00305FF6">
        <w:rPr>
          <w:rFonts w:cs="Times New Roman" w:hint="eastAsia"/>
          <w:b/>
          <w:bCs/>
        </w:rPr>
        <w:t>*</w:t>
      </w:r>
      <w:r w:rsidRPr="00305FF6">
        <w:rPr>
          <w:rFonts w:cs="Times New Roman" w:hint="eastAsia"/>
          <w:b/>
          <w:bCs/>
        </w:rPr>
        <w:t>阳性细胞</w:t>
      </w:r>
      <w:r w:rsidRPr="00305FF6">
        <w:rPr>
          <w:rFonts w:cs="Times New Roman" w:hint="eastAsia"/>
          <w:b/>
          <w:bCs/>
        </w:rPr>
        <w:t>%</w:t>
      </w:r>
      <w:r w:rsidRPr="00305FF6">
        <w:rPr>
          <w:rFonts w:cs="Times New Roman" w:hint="eastAsia"/>
          <w:b/>
          <w:bCs/>
        </w:rPr>
        <w:t>）</w:t>
      </w:r>
      <w:r w:rsidRPr="00305FF6">
        <w:rPr>
          <w:rFonts w:cs="Times New Roman" w:hint="eastAsia"/>
          <w:b/>
          <w:bCs/>
        </w:rPr>
        <w:t>/</w:t>
      </w:r>
      <w:r w:rsidRPr="00305FF6">
        <w:rPr>
          <w:rFonts w:cs="Times New Roman" w:hint="eastAsia"/>
          <w:b/>
          <w:bCs/>
        </w:rPr>
        <w:t>病毒液体积（</w:t>
      </w:r>
      <w:r w:rsidRPr="00305FF6">
        <w:rPr>
          <w:rFonts w:cs="Times New Roman" w:hint="eastAsia"/>
          <w:b/>
          <w:bCs/>
        </w:rPr>
        <w:t>mL</w:t>
      </w:r>
      <w:r w:rsidRPr="00305FF6">
        <w:rPr>
          <w:rFonts w:cs="Times New Roman" w:hint="eastAsia"/>
          <w:b/>
          <w:bCs/>
        </w:rPr>
        <w:t>）</w:t>
      </w:r>
    </w:p>
    <w:p w14:paraId="7B27560B" w14:textId="77777777" w:rsidR="00305FF6" w:rsidRPr="00305FF6" w:rsidRDefault="00305FF6" w:rsidP="00305FF6">
      <w:pPr>
        <w:spacing w:line="400" w:lineRule="exact"/>
        <w:rPr>
          <w:rFonts w:cs="Times New Roman"/>
        </w:rPr>
      </w:pPr>
      <w:r w:rsidRPr="00305FF6">
        <w:rPr>
          <w:rFonts w:cs="Times New Roman"/>
        </w:rPr>
        <w:t xml:space="preserve">B </w:t>
      </w:r>
      <w:r w:rsidRPr="00305FF6">
        <w:rPr>
          <w:rFonts w:cs="Times New Roman"/>
        </w:rPr>
        <w:t>药筛法测定滴度</w:t>
      </w:r>
    </w:p>
    <w:p w14:paraId="2CFA8879" w14:textId="657D6B33" w:rsidR="00B67FAD" w:rsidRPr="00305FF6" w:rsidRDefault="00305FF6" w:rsidP="00305FF6">
      <w:pPr>
        <w:spacing w:line="400" w:lineRule="exact"/>
        <w:rPr>
          <w:rFonts w:cs="Times New Roman"/>
        </w:rPr>
      </w:pPr>
      <w:r w:rsidRPr="00305FF6">
        <w:rPr>
          <w:rFonts w:cs="Times New Roman"/>
        </w:rPr>
        <w:t xml:space="preserve">1-5 </w:t>
      </w:r>
      <w:r w:rsidRPr="00305FF6">
        <w:rPr>
          <w:rFonts w:cs="Times New Roman"/>
        </w:rPr>
        <w:t>步骤</w:t>
      </w:r>
      <w:r>
        <w:rPr>
          <w:rFonts w:cs="Times New Roman" w:hint="eastAsia"/>
        </w:rPr>
        <w:t>与</w:t>
      </w:r>
      <w:r w:rsidRPr="00305FF6">
        <w:rPr>
          <w:rFonts w:cs="Times New Roman"/>
        </w:rPr>
        <w:t>“</w:t>
      </w:r>
      <w:r w:rsidRPr="00305FF6">
        <w:rPr>
          <w:rFonts w:cs="Times New Roman"/>
        </w:rPr>
        <w:t>荧光法测定滴度</w:t>
      </w:r>
      <w:r w:rsidRPr="00305FF6">
        <w:rPr>
          <w:rFonts w:cs="Times New Roman"/>
        </w:rPr>
        <w:t>”</w:t>
      </w:r>
      <w:r w:rsidRPr="00305FF6">
        <w:rPr>
          <w:rFonts w:cs="Times New Roman"/>
        </w:rPr>
        <w:t>相同，感染后</w:t>
      </w:r>
      <w:r w:rsidRPr="00305FF6">
        <w:rPr>
          <w:rFonts w:cs="Times New Roman"/>
        </w:rPr>
        <w:t xml:space="preserve"> 72 h </w:t>
      </w:r>
      <w:r w:rsidRPr="00305FF6">
        <w:rPr>
          <w:rFonts w:cs="Times New Roman"/>
        </w:rPr>
        <w:t>加入抗性药物</w:t>
      </w:r>
      <w:r w:rsidRPr="00305FF6">
        <w:rPr>
          <w:rFonts w:cs="Times New Roman"/>
        </w:rPr>
        <w:t xml:space="preserve"> puromycin</w:t>
      </w:r>
      <w:r w:rsidRPr="00305FF6">
        <w:rPr>
          <w:rFonts w:cs="Times New Roman"/>
        </w:rPr>
        <w:t>，维持药物浓度</w:t>
      </w:r>
      <w:r w:rsidRPr="00305FF6">
        <w:rPr>
          <w:rFonts w:cs="Times New Roman"/>
        </w:rPr>
        <w:t xml:space="preserve"> 5 </w:t>
      </w:r>
      <w:proofErr w:type="spellStart"/>
      <w:r w:rsidRPr="00305FF6">
        <w:rPr>
          <w:rFonts w:cs="Times New Roman"/>
        </w:rPr>
        <w:t>μg</w:t>
      </w:r>
      <w:proofErr w:type="spellEnd"/>
      <w:r w:rsidRPr="00305FF6">
        <w:rPr>
          <w:rFonts w:cs="Times New Roman"/>
        </w:rPr>
        <w:t>/ml</w:t>
      </w:r>
      <w:r w:rsidRPr="00305FF6">
        <w:rPr>
          <w:rFonts w:cs="Times New Roman"/>
        </w:rPr>
        <w:t>。继续培养</w:t>
      </w:r>
      <w:r w:rsidRPr="00305FF6">
        <w:rPr>
          <w:rFonts w:cs="Times New Roman"/>
        </w:rPr>
        <w:t xml:space="preserve"> 1 </w:t>
      </w:r>
      <w:r w:rsidRPr="00305FF6">
        <w:rPr>
          <w:rFonts w:cs="Times New Roman"/>
        </w:rPr>
        <w:t>天，观察细胞生长状况。</w:t>
      </w:r>
    </w:p>
    <w:p w14:paraId="3B418BFC" w14:textId="5F904295" w:rsidR="00AF7BBD" w:rsidRPr="007F7677" w:rsidRDefault="002A586F" w:rsidP="001B5321">
      <w:pPr>
        <w:pStyle w:val="1"/>
        <w:spacing w:line="400" w:lineRule="exact"/>
        <w:rPr>
          <w:sz w:val="24"/>
          <w:szCs w:val="28"/>
        </w:rPr>
      </w:pPr>
      <w:bookmarkStart w:id="8" w:name="_Toc122337810"/>
      <w:r>
        <w:rPr>
          <w:rFonts w:hint="eastAsia"/>
          <w:sz w:val="24"/>
          <w:szCs w:val="28"/>
        </w:rPr>
        <w:t>四</w:t>
      </w:r>
      <w:r w:rsidR="00AF7BBD" w:rsidRPr="007F7677">
        <w:rPr>
          <w:rFonts w:hint="eastAsia"/>
          <w:sz w:val="24"/>
          <w:szCs w:val="28"/>
        </w:rPr>
        <w:t>、目标细胞株的感染</w:t>
      </w:r>
      <w:bookmarkEnd w:id="8"/>
    </w:p>
    <w:p w14:paraId="1888C467" w14:textId="7779DD31" w:rsidR="00580802" w:rsidRPr="007F7677" w:rsidRDefault="002A586F" w:rsidP="001B5321">
      <w:pPr>
        <w:pStyle w:val="2"/>
        <w:spacing w:line="400" w:lineRule="exact"/>
        <w:rPr>
          <w:rFonts w:ascii="Times New Roman" w:eastAsia="宋体" w:hAnsi="Times New Roman"/>
          <w:sz w:val="22"/>
          <w:szCs w:val="22"/>
        </w:rPr>
      </w:pPr>
      <w:bookmarkStart w:id="9" w:name="_Toc122337811"/>
      <w:r>
        <w:rPr>
          <w:rFonts w:ascii="Times New Roman" w:eastAsia="宋体" w:hAnsi="Times New Roman"/>
          <w:sz w:val="22"/>
          <w:szCs w:val="22"/>
        </w:rPr>
        <w:t>4</w:t>
      </w:r>
      <w:r w:rsidR="00580802" w:rsidRPr="007F7677">
        <w:rPr>
          <w:rFonts w:ascii="Times New Roman" w:eastAsia="宋体" w:hAnsi="Times New Roman"/>
          <w:sz w:val="22"/>
          <w:szCs w:val="22"/>
        </w:rPr>
        <w:t xml:space="preserve">.1 </w:t>
      </w:r>
      <w:r w:rsidR="00580802" w:rsidRPr="007F7677">
        <w:rPr>
          <w:rFonts w:ascii="Times New Roman" w:eastAsia="宋体" w:hAnsi="Times New Roman" w:hint="eastAsia"/>
          <w:sz w:val="22"/>
          <w:szCs w:val="22"/>
        </w:rPr>
        <w:t>细胞</w:t>
      </w:r>
      <w:r w:rsidR="00580802" w:rsidRPr="007F7677">
        <w:rPr>
          <w:rFonts w:ascii="Times New Roman" w:eastAsia="宋体" w:hAnsi="Times New Roman"/>
          <w:sz w:val="22"/>
          <w:szCs w:val="22"/>
        </w:rPr>
        <w:t>MOI</w:t>
      </w:r>
      <w:r w:rsidR="00580802" w:rsidRPr="007F7677">
        <w:rPr>
          <w:rFonts w:ascii="Times New Roman" w:eastAsia="宋体" w:hAnsi="Times New Roman" w:hint="eastAsia"/>
          <w:sz w:val="22"/>
          <w:szCs w:val="22"/>
        </w:rPr>
        <w:t>值的确定</w:t>
      </w:r>
      <w:bookmarkEnd w:id="9"/>
    </w:p>
    <w:p w14:paraId="29B93AFC" w14:textId="2919F73D" w:rsidR="002E1619" w:rsidRPr="007F7677" w:rsidRDefault="00BE225E" w:rsidP="001B5321">
      <w:pPr>
        <w:spacing w:line="400" w:lineRule="exact"/>
        <w:ind w:firstLineChars="200" w:firstLine="420"/>
      </w:pPr>
      <w:r w:rsidRPr="007F7677">
        <w:rPr>
          <w:rFonts w:cs="Times New Roman"/>
        </w:rPr>
        <w:t>MOI</w:t>
      </w:r>
      <w:r w:rsidRPr="007F7677">
        <w:rPr>
          <w:rFonts w:cs="Times New Roman"/>
        </w:rPr>
        <w:t>（</w:t>
      </w:r>
      <w:r w:rsidRPr="007F7677">
        <w:rPr>
          <w:rFonts w:cs="Times New Roman"/>
        </w:rPr>
        <w:t>Multiplicity of Infection</w:t>
      </w:r>
      <w:r w:rsidRPr="007F7677">
        <w:t>，感染复数）是指每个细胞</w:t>
      </w:r>
      <w:r w:rsidR="002E1619" w:rsidRPr="007F7677">
        <w:rPr>
          <w:rFonts w:hint="eastAsia"/>
        </w:rPr>
        <w:t>感染时所需要的</w:t>
      </w:r>
      <w:r w:rsidRPr="007F7677">
        <w:t>病毒数，通常</w:t>
      </w:r>
      <w:r w:rsidRPr="007F7677">
        <w:t>MOI</w:t>
      </w:r>
      <w:r w:rsidRPr="007F7677">
        <w:t>越高，</w:t>
      </w:r>
      <w:r w:rsidR="002E1619" w:rsidRPr="007F7677">
        <w:rPr>
          <w:rFonts w:hint="eastAsia"/>
        </w:rPr>
        <w:t>细胞感染所需要的病毒数量就越多，相对来说就越难感染。</w:t>
      </w:r>
      <w:r w:rsidR="00832631" w:rsidRPr="007F7677">
        <w:rPr>
          <w:rFonts w:hint="eastAsia"/>
        </w:rPr>
        <w:t>一般我们</w:t>
      </w:r>
      <w:proofErr w:type="gramStart"/>
      <w:r w:rsidR="00832631" w:rsidRPr="007F7677">
        <w:rPr>
          <w:rFonts w:hint="eastAsia"/>
        </w:rPr>
        <w:t>把某株细胞</w:t>
      </w:r>
      <w:proofErr w:type="gramEnd"/>
      <w:r w:rsidR="00832631" w:rsidRPr="007F7677">
        <w:rPr>
          <w:rFonts w:hint="eastAsia"/>
        </w:rPr>
        <w:t>有</w:t>
      </w:r>
      <w:r w:rsidR="00832631" w:rsidRPr="007F7677">
        <w:rPr>
          <w:rFonts w:hint="eastAsia"/>
        </w:rPr>
        <w:t>80%</w:t>
      </w:r>
      <w:r w:rsidR="00832631" w:rsidRPr="007F7677">
        <w:rPr>
          <w:rFonts w:hint="eastAsia"/>
        </w:rPr>
        <w:t>被感染时所用的病毒颗粒数和细胞数目的比值</w:t>
      </w:r>
      <w:proofErr w:type="gramStart"/>
      <w:r w:rsidR="00832631" w:rsidRPr="007F7677">
        <w:rPr>
          <w:rFonts w:hint="eastAsia"/>
        </w:rPr>
        <w:t>作为该株细胞</w:t>
      </w:r>
      <w:proofErr w:type="gramEnd"/>
      <w:r w:rsidR="00832631" w:rsidRPr="007F7677">
        <w:rPr>
          <w:rFonts w:hint="eastAsia"/>
        </w:rPr>
        <w:t>的</w:t>
      </w:r>
      <w:r w:rsidR="00832631" w:rsidRPr="007F7677">
        <w:rPr>
          <w:rFonts w:hint="eastAsia"/>
        </w:rPr>
        <w:t>MOI</w:t>
      </w:r>
      <w:r w:rsidR="00832631" w:rsidRPr="007F7677">
        <w:rPr>
          <w:rFonts w:hint="eastAsia"/>
        </w:rPr>
        <w:t>。</w:t>
      </w:r>
    </w:p>
    <w:p w14:paraId="319C737B" w14:textId="513F04F5" w:rsidR="002E1619" w:rsidRPr="007F7677" w:rsidRDefault="002E1619" w:rsidP="001B5321">
      <w:pPr>
        <w:spacing w:line="400" w:lineRule="exact"/>
        <w:rPr>
          <w:b/>
          <w:bCs/>
        </w:rPr>
      </w:pPr>
      <w:r w:rsidRPr="007F7677">
        <w:rPr>
          <w:rFonts w:hint="eastAsia"/>
          <w:b/>
          <w:bCs/>
        </w:rPr>
        <w:t>大部分情况下，可以</w:t>
      </w:r>
      <w:r w:rsidR="00253EB5" w:rsidRPr="007F7677">
        <w:rPr>
          <w:rFonts w:hint="eastAsia"/>
          <w:b/>
          <w:bCs/>
        </w:rPr>
        <w:t>先</w:t>
      </w:r>
      <w:r w:rsidRPr="007F7677">
        <w:rPr>
          <w:rFonts w:hint="eastAsia"/>
          <w:b/>
          <w:bCs/>
        </w:rPr>
        <w:t>在网上查找常见细胞的</w:t>
      </w:r>
      <w:r w:rsidRPr="007F7677">
        <w:rPr>
          <w:rFonts w:hint="eastAsia"/>
          <w:b/>
          <w:bCs/>
        </w:rPr>
        <w:t>M</w:t>
      </w:r>
      <w:r w:rsidRPr="007F7677">
        <w:rPr>
          <w:b/>
          <w:bCs/>
        </w:rPr>
        <w:t>OI</w:t>
      </w:r>
      <w:r w:rsidRPr="007F7677">
        <w:rPr>
          <w:rFonts w:hint="eastAsia"/>
          <w:b/>
          <w:bCs/>
        </w:rPr>
        <w:t>值作为参考，如果没有相关参考资料的话，可以自己摸索</w:t>
      </w:r>
      <w:r w:rsidRPr="007F7677">
        <w:rPr>
          <w:rFonts w:hint="eastAsia"/>
          <w:b/>
          <w:bCs/>
        </w:rPr>
        <w:t>M</w:t>
      </w:r>
      <w:r w:rsidRPr="007F7677">
        <w:rPr>
          <w:b/>
          <w:bCs/>
        </w:rPr>
        <w:t>OI</w:t>
      </w:r>
      <w:r w:rsidRPr="007F7677">
        <w:rPr>
          <w:rFonts w:hint="eastAsia"/>
          <w:b/>
          <w:bCs/>
        </w:rPr>
        <w:t>值，摸索方法如下：</w:t>
      </w:r>
    </w:p>
    <w:p w14:paraId="1D984FC0" w14:textId="4E5C9E86" w:rsidR="00253EB5" w:rsidRPr="007F7677" w:rsidRDefault="00253EB5" w:rsidP="001B5321">
      <w:pPr>
        <w:spacing w:line="400" w:lineRule="exact"/>
        <w:rPr>
          <w:b/>
          <w:bCs/>
        </w:rPr>
      </w:pPr>
      <w:r w:rsidRPr="007F7677">
        <w:rPr>
          <w:b/>
          <w:bCs/>
        </w:rPr>
        <w:t>D</w:t>
      </w:r>
      <w:r w:rsidRPr="007F7677">
        <w:rPr>
          <w:rFonts w:hint="eastAsia"/>
          <w:b/>
          <w:bCs/>
        </w:rPr>
        <w:t>ay</w:t>
      </w:r>
      <w:r w:rsidRPr="007F7677">
        <w:rPr>
          <w:b/>
          <w:bCs/>
        </w:rPr>
        <w:t>1</w:t>
      </w:r>
      <w:r w:rsidRPr="007F7677">
        <w:rPr>
          <w:rFonts w:hint="eastAsia"/>
          <w:b/>
          <w:bCs/>
        </w:rPr>
        <w:t>：</w:t>
      </w:r>
    </w:p>
    <w:p w14:paraId="28D53675" w14:textId="77777777" w:rsidR="00253EB5" w:rsidRPr="007F7677" w:rsidRDefault="00253EB5" w:rsidP="001B5321">
      <w:pPr>
        <w:spacing w:line="400" w:lineRule="exact"/>
      </w:pPr>
      <w:bookmarkStart w:id="10" w:name="_Hlk121949422"/>
      <w:r w:rsidRPr="007F7677">
        <w:rPr>
          <w:rFonts w:hint="eastAsia"/>
        </w:rPr>
        <w:t>细胞铺板，</w:t>
      </w:r>
      <w:r w:rsidR="00C05669" w:rsidRPr="007F7677">
        <w:rPr>
          <w:rFonts w:hint="eastAsia"/>
        </w:rPr>
        <w:t>建议在</w:t>
      </w:r>
      <w:r w:rsidR="00C05669" w:rsidRPr="007F7677">
        <w:rPr>
          <w:rFonts w:hint="eastAsia"/>
        </w:rPr>
        <w:t>9</w:t>
      </w:r>
      <w:r w:rsidR="00C05669" w:rsidRPr="007F7677">
        <w:t>6</w:t>
      </w:r>
      <w:r w:rsidR="00C05669" w:rsidRPr="007F7677">
        <w:rPr>
          <w:rFonts w:hint="eastAsia"/>
        </w:rPr>
        <w:t>孔板培养待转染细胞，</w:t>
      </w:r>
      <w:r w:rsidRPr="007F7677">
        <w:rPr>
          <w:rFonts w:hint="eastAsia"/>
        </w:rPr>
        <w:t>每孔</w:t>
      </w:r>
      <w:r w:rsidRPr="007F7677">
        <w:rPr>
          <w:rFonts w:hint="eastAsia"/>
        </w:rPr>
        <w:t>1</w:t>
      </w:r>
      <w:r w:rsidRPr="007F7677">
        <w:rPr>
          <w:rFonts w:hint="eastAsia"/>
        </w:rPr>
        <w:t>×</w:t>
      </w:r>
      <w:r w:rsidRPr="007F7677">
        <w:t>10</w:t>
      </w:r>
      <w:r w:rsidRPr="007F7677">
        <w:rPr>
          <w:vertAlign w:val="superscript"/>
        </w:rPr>
        <w:t>4</w:t>
      </w:r>
      <w:r w:rsidRPr="007F7677">
        <w:rPr>
          <w:rFonts w:hint="eastAsia"/>
        </w:rPr>
        <w:t>。</w:t>
      </w:r>
    </w:p>
    <w:p w14:paraId="3E095901" w14:textId="77777777" w:rsidR="00253EB5" w:rsidRPr="007F7677" w:rsidRDefault="00253EB5" w:rsidP="001B5321">
      <w:pPr>
        <w:spacing w:line="400" w:lineRule="exact"/>
      </w:pPr>
      <w:r w:rsidRPr="007F7677">
        <w:rPr>
          <w:rFonts w:hint="eastAsia"/>
        </w:rPr>
        <w:t>Day</w:t>
      </w:r>
      <w:r w:rsidRPr="007F7677">
        <w:t>2</w:t>
      </w:r>
      <w:r w:rsidRPr="007F7677">
        <w:rPr>
          <w:rFonts w:hint="eastAsia"/>
        </w:rPr>
        <w:t>：</w:t>
      </w:r>
    </w:p>
    <w:bookmarkEnd w:id="10"/>
    <w:p w14:paraId="1645720A" w14:textId="56E1C789" w:rsidR="00C05669" w:rsidRPr="007F7677" w:rsidRDefault="00C05669" w:rsidP="001B5321">
      <w:pPr>
        <w:spacing w:line="400" w:lineRule="exact"/>
      </w:pPr>
      <w:r w:rsidRPr="007F7677">
        <w:rPr>
          <w:rFonts w:hint="eastAsia"/>
        </w:rPr>
        <w:t>观察细胞的生长状态，只有生长状态良好且融合度约</w:t>
      </w:r>
      <w:r w:rsidRPr="007F7677">
        <w:rPr>
          <w:rFonts w:hint="eastAsia"/>
        </w:rPr>
        <w:t>60-70%</w:t>
      </w:r>
      <w:r w:rsidRPr="007F7677">
        <w:rPr>
          <w:rFonts w:hint="eastAsia"/>
        </w:rPr>
        <w:t>的细胞才能用于下一步的病毒感染实验。取出</w:t>
      </w:r>
      <w:r w:rsidRPr="007F7677">
        <w:rPr>
          <w:rFonts w:hint="eastAsia"/>
        </w:rPr>
        <w:t>- 80</w:t>
      </w:r>
      <w:r w:rsidRPr="007F7677">
        <w:rPr>
          <w:rFonts w:hint="eastAsia"/>
        </w:rPr>
        <w:t>℃冻存的病毒液</w:t>
      </w:r>
      <w:r w:rsidRPr="007F7677">
        <w:rPr>
          <w:rFonts w:hint="eastAsia"/>
        </w:rPr>
        <w:t xml:space="preserve"> </w:t>
      </w:r>
      <w:r w:rsidRPr="007F7677">
        <w:rPr>
          <w:rFonts w:hint="eastAsia"/>
        </w:rPr>
        <w:t>，冰上融化</w:t>
      </w:r>
      <w:r w:rsidRPr="007F7677">
        <w:rPr>
          <w:rFonts w:hint="eastAsia"/>
        </w:rPr>
        <w:t xml:space="preserve"> </w:t>
      </w:r>
      <w:r w:rsidRPr="007F7677">
        <w:rPr>
          <w:rFonts w:hint="eastAsia"/>
        </w:rPr>
        <w:t>。按照预设的</w:t>
      </w:r>
      <w:r w:rsidRPr="007F7677">
        <w:rPr>
          <w:rFonts w:hint="eastAsia"/>
        </w:rPr>
        <w:t>M</w:t>
      </w:r>
      <w:r w:rsidRPr="007F7677">
        <w:t>OI</w:t>
      </w:r>
      <w:r w:rsidRPr="007F7677">
        <w:rPr>
          <w:rFonts w:hint="eastAsia"/>
        </w:rPr>
        <w:t>为</w:t>
      </w:r>
      <w:r w:rsidRPr="007F7677">
        <w:rPr>
          <w:rFonts w:hint="eastAsia"/>
        </w:rPr>
        <w:t>5</w:t>
      </w:r>
      <w:r w:rsidRPr="007F7677">
        <w:rPr>
          <w:rFonts w:hint="eastAsia"/>
        </w:rPr>
        <w:t>，</w:t>
      </w:r>
      <w:r w:rsidRPr="007F7677">
        <w:rPr>
          <w:rFonts w:hint="eastAsia"/>
        </w:rPr>
        <w:t>1</w:t>
      </w:r>
      <w:r w:rsidRPr="007F7677">
        <w:t>0</w:t>
      </w:r>
      <w:r w:rsidRPr="007F7677">
        <w:rPr>
          <w:rFonts w:hint="eastAsia"/>
        </w:rPr>
        <w:t>，</w:t>
      </w:r>
      <w:r w:rsidRPr="007F7677">
        <w:rPr>
          <w:rFonts w:hint="eastAsia"/>
        </w:rPr>
        <w:t>3</w:t>
      </w:r>
      <w:r w:rsidRPr="007F7677">
        <w:t>0</w:t>
      </w:r>
      <w:r w:rsidRPr="007F7677">
        <w:rPr>
          <w:rFonts w:hint="eastAsia"/>
        </w:rPr>
        <w:t>，</w:t>
      </w:r>
      <w:r w:rsidRPr="007F7677">
        <w:rPr>
          <w:rFonts w:hint="eastAsia"/>
        </w:rPr>
        <w:t>5</w:t>
      </w:r>
      <w:r w:rsidRPr="007F7677">
        <w:t>0</w:t>
      </w:r>
      <w:r w:rsidRPr="007F7677">
        <w:rPr>
          <w:rFonts w:hint="eastAsia"/>
        </w:rPr>
        <w:t>，</w:t>
      </w:r>
      <w:r w:rsidRPr="007F7677">
        <w:rPr>
          <w:rFonts w:hint="eastAsia"/>
        </w:rPr>
        <w:t>1</w:t>
      </w:r>
      <w:r w:rsidRPr="007F7677">
        <w:t>00</w:t>
      </w:r>
      <w:r w:rsidRPr="007F7677">
        <w:rPr>
          <w:rFonts w:hint="eastAsia"/>
          <w:b/>
          <w:bCs/>
        </w:rPr>
        <w:t>（</w:t>
      </w:r>
      <w:r w:rsidRPr="007F7677">
        <w:rPr>
          <w:rFonts w:hint="eastAsia"/>
          <w:b/>
          <w:bCs/>
        </w:rPr>
        <w:t>M</w:t>
      </w:r>
      <w:r w:rsidRPr="007F7677">
        <w:rPr>
          <w:b/>
          <w:bCs/>
        </w:rPr>
        <w:t>OI</w:t>
      </w:r>
      <w:r w:rsidRPr="007F7677">
        <w:rPr>
          <w:rFonts w:hint="eastAsia"/>
          <w:b/>
          <w:bCs/>
        </w:rPr>
        <w:t>可以自己设置梯度，一般为</w:t>
      </w:r>
      <w:r w:rsidRPr="007F7677">
        <w:rPr>
          <w:rFonts w:hint="eastAsia"/>
          <w:b/>
          <w:bCs/>
        </w:rPr>
        <w:t>3</w:t>
      </w:r>
      <w:r w:rsidRPr="007F7677">
        <w:rPr>
          <w:b/>
          <w:bCs/>
        </w:rPr>
        <w:t>-100</w:t>
      </w:r>
      <w:r w:rsidRPr="007F7677">
        <w:rPr>
          <w:rFonts w:hint="eastAsia"/>
          <w:b/>
          <w:bCs/>
        </w:rPr>
        <w:t>之间），</w:t>
      </w:r>
      <w:r w:rsidRPr="007F7677">
        <w:rPr>
          <w:rFonts w:hint="eastAsia"/>
        </w:rPr>
        <w:t>准确计算好慢病毒添加量，用培养基稀释慢病毒原液，保证每孔加入体系为</w:t>
      </w:r>
      <w:r w:rsidRPr="007F7677">
        <w:rPr>
          <w:rFonts w:hint="eastAsia"/>
        </w:rPr>
        <w:t>100 µl</w:t>
      </w:r>
      <w:r w:rsidRPr="007F7677">
        <w:rPr>
          <w:rFonts w:hint="eastAsia"/>
        </w:rPr>
        <w:t>（</w:t>
      </w:r>
      <w:r w:rsidRPr="007F7677">
        <w:rPr>
          <w:rFonts w:hint="eastAsia"/>
        </w:rPr>
        <w:t>9</w:t>
      </w:r>
      <w:r w:rsidRPr="007F7677">
        <w:t>6</w:t>
      </w:r>
      <w:r w:rsidRPr="007F7677">
        <w:rPr>
          <w:rFonts w:hint="eastAsia"/>
        </w:rPr>
        <w:t>孔板）（尽可能保证所获得的含有慢病毒的培养基的总体积为最小体积，以期获得最佳的感染效率）</w:t>
      </w:r>
      <w:r w:rsidR="00F36467" w:rsidRPr="007F7677">
        <w:rPr>
          <w:rFonts w:hint="eastAsia"/>
        </w:rPr>
        <w:t>，建议每个滴度</w:t>
      </w:r>
      <w:r w:rsidR="00F36467" w:rsidRPr="007F7677">
        <w:rPr>
          <w:rFonts w:hint="eastAsia"/>
        </w:rPr>
        <w:t>3</w:t>
      </w:r>
      <w:r w:rsidR="00F36467" w:rsidRPr="007F7677">
        <w:rPr>
          <w:rFonts w:hint="eastAsia"/>
        </w:rPr>
        <w:t>个复孔。</w:t>
      </w:r>
    </w:p>
    <w:p w14:paraId="0134B264" w14:textId="6615A3ED" w:rsidR="00C05669" w:rsidRPr="007F7677" w:rsidRDefault="00C05669" w:rsidP="001B5321">
      <w:pPr>
        <w:spacing w:line="400" w:lineRule="exact"/>
        <w:rPr>
          <w:b/>
          <w:bCs/>
        </w:rPr>
      </w:pPr>
      <w:r w:rsidRPr="007F7677">
        <w:rPr>
          <w:rFonts w:hint="eastAsia"/>
          <w:b/>
          <w:bCs/>
        </w:rPr>
        <w:t>慢病毒添加量</w:t>
      </w:r>
      <w:r w:rsidRPr="007F7677">
        <w:rPr>
          <w:rFonts w:hint="eastAsia"/>
          <w:b/>
          <w:bCs/>
        </w:rPr>
        <w:t>=</w:t>
      </w:r>
      <w:r w:rsidRPr="007F7677">
        <w:rPr>
          <w:rFonts w:hint="eastAsia"/>
          <w:b/>
          <w:bCs/>
        </w:rPr>
        <w:t>（感染细胞数×</w:t>
      </w:r>
      <w:r w:rsidRPr="007F7677">
        <w:rPr>
          <w:rFonts w:hint="eastAsia"/>
          <w:b/>
          <w:bCs/>
        </w:rPr>
        <w:t>MOI</w:t>
      </w:r>
      <w:r w:rsidRPr="007F7677">
        <w:rPr>
          <w:rFonts w:hint="eastAsia"/>
          <w:b/>
          <w:bCs/>
        </w:rPr>
        <w:t>）</w:t>
      </w:r>
      <w:r w:rsidRPr="007F7677">
        <w:rPr>
          <w:rFonts w:hint="eastAsia"/>
          <w:b/>
          <w:bCs/>
        </w:rPr>
        <w:t>/</w:t>
      </w:r>
      <w:r w:rsidRPr="007F7677">
        <w:rPr>
          <w:rFonts w:hint="eastAsia"/>
          <w:b/>
          <w:bCs/>
        </w:rPr>
        <w:t>病毒滴度</w:t>
      </w:r>
      <w:r w:rsidRPr="007F7677">
        <w:rPr>
          <w:rFonts w:hint="eastAsia"/>
          <w:b/>
          <w:bCs/>
        </w:rPr>
        <w:t xml:space="preserve"> </w:t>
      </w:r>
      <w:r w:rsidR="00F36467" w:rsidRPr="007F7677">
        <w:rPr>
          <w:rFonts w:hint="eastAsia"/>
          <w:b/>
          <w:bCs/>
        </w:rPr>
        <w:t>（单位：</w:t>
      </w:r>
      <w:r w:rsidR="00F36467" w:rsidRPr="007F7677">
        <w:rPr>
          <w:rFonts w:hint="eastAsia"/>
          <w:b/>
          <w:bCs/>
        </w:rPr>
        <w:t>mL</w:t>
      </w:r>
      <w:r w:rsidR="00F36467" w:rsidRPr="007F7677">
        <w:rPr>
          <w:rFonts w:hint="eastAsia"/>
          <w:b/>
          <w:bCs/>
        </w:rPr>
        <w:t>）</w:t>
      </w:r>
    </w:p>
    <w:p w14:paraId="7DC68857" w14:textId="7F8FE842" w:rsidR="00C05669" w:rsidRPr="007F7677" w:rsidRDefault="00C05669" w:rsidP="001B5321">
      <w:pPr>
        <w:spacing w:line="400" w:lineRule="exact"/>
      </w:pPr>
      <w:r w:rsidRPr="007F7677">
        <w:rPr>
          <w:rFonts w:hint="eastAsia"/>
        </w:rPr>
        <w:t>举例：</w:t>
      </w:r>
    </w:p>
    <w:p w14:paraId="4ECE33D2" w14:textId="300BB25A" w:rsidR="00C05669" w:rsidRPr="008B2B43" w:rsidRDefault="00C05669" w:rsidP="001B5321">
      <w:pPr>
        <w:spacing w:line="400" w:lineRule="exact"/>
        <w:rPr>
          <w:rFonts w:cs="Times New Roman"/>
        </w:rPr>
      </w:pPr>
      <w:r w:rsidRPr="007F7677">
        <w:rPr>
          <w:rFonts w:hint="eastAsia"/>
        </w:rPr>
        <w:t>假设慢病毒滴度为</w:t>
      </w:r>
      <w:r w:rsidRPr="007F7677">
        <w:rPr>
          <w:rFonts w:hint="eastAsia"/>
        </w:rPr>
        <w:t>1</w:t>
      </w:r>
      <w:r w:rsidRPr="007F7677">
        <w:rPr>
          <w:rFonts w:hint="eastAsia"/>
        </w:rPr>
        <w:t>×</w:t>
      </w:r>
      <w:r w:rsidRPr="007F7677">
        <w:t>10</w:t>
      </w:r>
      <w:r w:rsidRPr="007F7677">
        <w:rPr>
          <w:vertAlign w:val="superscript"/>
        </w:rPr>
        <w:t>8</w:t>
      </w:r>
      <w:r w:rsidR="00F36467" w:rsidRPr="007F7677">
        <w:rPr>
          <w:rFonts w:hint="eastAsia"/>
        </w:rPr>
        <w:t>，转染时细胞数量为</w:t>
      </w:r>
      <w:r w:rsidR="00F36467" w:rsidRPr="007F7677">
        <w:t>2</w:t>
      </w:r>
      <w:r w:rsidR="00F36467" w:rsidRPr="007F7677">
        <w:rPr>
          <w:rFonts w:hint="eastAsia"/>
        </w:rPr>
        <w:t>×</w:t>
      </w:r>
      <w:r w:rsidR="00F36467" w:rsidRPr="007F7677">
        <w:t>10</w:t>
      </w:r>
      <w:r w:rsidR="00F36467" w:rsidRPr="007F7677">
        <w:rPr>
          <w:vertAlign w:val="superscript"/>
        </w:rPr>
        <w:t>4</w:t>
      </w:r>
      <w:r w:rsidR="00F36467" w:rsidRPr="007F7677">
        <w:t>,</w:t>
      </w:r>
      <w:r w:rsidR="00F36467" w:rsidRPr="007F7677">
        <w:rPr>
          <w:rFonts w:hint="eastAsia"/>
        </w:rPr>
        <w:t>，按照</w:t>
      </w:r>
      <w:r w:rsidR="00F36467" w:rsidRPr="007F7677">
        <w:rPr>
          <w:rFonts w:hint="eastAsia"/>
        </w:rPr>
        <w:t>M</w:t>
      </w:r>
      <w:r w:rsidR="00F36467" w:rsidRPr="007F7677">
        <w:t>OI</w:t>
      </w:r>
      <w:r w:rsidR="00F36467" w:rsidRPr="007F7677">
        <w:rPr>
          <w:rFonts w:hint="eastAsia"/>
        </w:rPr>
        <w:t>为</w:t>
      </w:r>
      <w:r w:rsidR="00F36467" w:rsidRPr="007F7677">
        <w:rPr>
          <w:rFonts w:hint="eastAsia"/>
        </w:rPr>
        <w:t>5</w:t>
      </w:r>
      <w:r w:rsidR="00F36467" w:rsidRPr="007F7677">
        <w:rPr>
          <w:rFonts w:hint="eastAsia"/>
        </w:rPr>
        <w:t>，</w:t>
      </w:r>
      <w:r w:rsidR="00F36467" w:rsidRPr="007F7677">
        <w:rPr>
          <w:rFonts w:hint="eastAsia"/>
        </w:rPr>
        <w:t>1</w:t>
      </w:r>
      <w:r w:rsidR="00F36467" w:rsidRPr="007F7677">
        <w:t>0</w:t>
      </w:r>
      <w:r w:rsidR="00F36467" w:rsidRPr="007F7677">
        <w:rPr>
          <w:rFonts w:hint="eastAsia"/>
        </w:rPr>
        <w:t>，</w:t>
      </w:r>
      <w:r w:rsidR="00F36467" w:rsidRPr="007F7677">
        <w:rPr>
          <w:rFonts w:hint="eastAsia"/>
        </w:rPr>
        <w:t>3</w:t>
      </w:r>
      <w:r w:rsidR="00F36467" w:rsidRPr="007F7677">
        <w:t>0</w:t>
      </w:r>
      <w:r w:rsidR="00F36467" w:rsidRPr="007F7677">
        <w:rPr>
          <w:rFonts w:hint="eastAsia"/>
        </w:rPr>
        <w:t>，</w:t>
      </w:r>
      <w:r w:rsidR="00F36467" w:rsidRPr="007F7677">
        <w:rPr>
          <w:rFonts w:hint="eastAsia"/>
        </w:rPr>
        <w:t>5</w:t>
      </w:r>
      <w:r w:rsidR="00F36467" w:rsidRPr="007F7677">
        <w:t>0</w:t>
      </w:r>
      <w:r w:rsidR="00F36467" w:rsidRPr="007F7677">
        <w:rPr>
          <w:rFonts w:hint="eastAsia"/>
        </w:rPr>
        <w:t>，</w:t>
      </w:r>
      <w:r w:rsidR="00F36467" w:rsidRPr="007F7677">
        <w:rPr>
          <w:rFonts w:hint="eastAsia"/>
        </w:rPr>
        <w:t>1</w:t>
      </w:r>
      <w:r w:rsidR="00F36467" w:rsidRPr="007F7677">
        <w:t>00</w:t>
      </w:r>
      <w:r w:rsidR="00F36467" w:rsidRPr="007F7677">
        <w:rPr>
          <w:rFonts w:hint="eastAsia"/>
        </w:rPr>
        <w:t>来算的话，每孔分别需要加入病毒原液</w:t>
      </w:r>
      <w:r w:rsidR="00F36467" w:rsidRPr="00ED1C09">
        <w:rPr>
          <w:rFonts w:cs="Times New Roman"/>
        </w:rPr>
        <w:t>1μ</w:t>
      </w:r>
      <w:r w:rsidR="00F36467" w:rsidRPr="008B2B43">
        <w:rPr>
          <w:rFonts w:cs="Times New Roman"/>
        </w:rPr>
        <w:t>L</w:t>
      </w:r>
      <w:r w:rsidR="00F36467" w:rsidRPr="00ED1C09">
        <w:rPr>
          <w:rFonts w:cs="Times New Roman"/>
        </w:rPr>
        <w:t>，</w:t>
      </w:r>
      <w:r w:rsidR="00F36467" w:rsidRPr="00ED1C09">
        <w:rPr>
          <w:rFonts w:cs="Times New Roman"/>
        </w:rPr>
        <w:t>2μ</w:t>
      </w:r>
      <w:r w:rsidR="00F36467" w:rsidRPr="008B2B43">
        <w:rPr>
          <w:rFonts w:cs="Times New Roman"/>
        </w:rPr>
        <w:t>L</w:t>
      </w:r>
      <w:r w:rsidR="00F36467" w:rsidRPr="00ED1C09">
        <w:rPr>
          <w:rFonts w:cs="Times New Roman"/>
        </w:rPr>
        <w:t>，</w:t>
      </w:r>
      <w:r w:rsidR="00F36467" w:rsidRPr="00ED1C09">
        <w:rPr>
          <w:rFonts w:cs="Times New Roman"/>
        </w:rPr>
        <w:t>6μ</w:t>
      </w:r>
      <w:r w:rsidR="00F36467" w:rsidRPr="008B2B43">
        <w:rPr>
          <w:rFonts w:cs="Times New Roman"/>
        </w:rPr>
        <w:t>L</w:t>
      </w:r>
      <w:r w:rsidR="00F36467" w:rsidRPr="00ED1C09">
        <w:rPr>
          <w:rFonts w:cs="Times New Roman"/>
        </w:rPr>
        <w:t>，</w:t>
      </w:r>
      <w:r w:rsidR="00F36467" w:rsidRPr="008B2B43">
        <w:rPr>
          <w:rFonts w:cs="Times New Roman"/>
        </w:rPr>
        <w:t>10</w:t>
      </w:r>
      <w:r w:rsidR="00F36467" w:rsidRPr="00ED1C09">
        <w:rPr>
          <w:rFonts w:cs="Times New Roman"/>
        </w:rPr>
        <w:t>μ</w:t>
      </w:r>
      <w:r w:rsidR="00F36467" w:rsidRPr="008B2B43">
        <w:rPr>
          <w:rFonts w:cs="Times New Roman"/>
        </w:rPr>
        <w:t>L</w:t>
      </w:r>
      <w:r w:rsidR="00F36467" w:rsidRPr="00ED1C09">
        <w:rPr>
          <w:rFonts w:cs="Times New Roman"/>
        </w:rPr>
        <w:t>，</w:t>
      </w:r>
      <w:r w:rsidR="00F36467" w:rsidRPr="00ED1C09">
        <w:rPr>
          <w:rFonts w:cs="Times New Roman"/>
        </w:rPr>
        <w:t>2</w:t>
      </w:r>
      <w:r w:rsidR="00F36467" w:rsidRPr="008B2B43">
        <w:rPr>
          <w:rFonts w:cs="Times New Roman"/>
        </w:rPr>
        <w:t>0</w:t>
      </w:r>
      <w:r w:rsidR="00F36467" w:rsidRPr="00ED1C09">
        <w:rPr>
          <w:rFonts w:cs="Times New Roman"/>
        </w:rPr>
        <w:t>μ</w:t>
      </w:r>
      <w:r w:rsidR="00F36467" w:rsidRPr="008B2B43">
        <w:rPr>
          <w:rFonts w:cs="Times New Roman"/>
        </w:rPr>
        <w:t>L</w:t>
      </w:r>
      <w:r w:rsidR="00F36467" w:rsidRPr="007F7677">
        <w:rPr>
          <w:rFonts w:hint="eastAsia"/>
        </w:rPr>
        <w:t>，假如需要设置三个复孔，</w:t>
      </w:r>
      <w:r w:rsidR="00F36467" w:rsidRPr="00ED1C09">
        <w:rPr>
          <w:rFonts w:cs="Times New Roman"/>
        </w:rPr>
        <w:t>假设</w:t>
      </w:r>
      <w:r w:rsidR="00F36467" w:rsidRPr="00ED1C09">
        <w:rPr>
          <w:rFonts w:cs="Times New Roman"/>
        </w:rPr>
        <w:t>M</w:t>
      </w:r>
      <w:r w:rsidR="00F36467" w:rsidRPr="008B2B43">
        <w:rPr>
          <w:rFonts w:cs="Times New Roman"/>
        </w:rPr>
        <w:t>OI</w:t>
      </w:r>
      <w:r w:rsidR="00F36467" w:rsidRPr="00ED1C09">
        <w:rPr>
          <w:rFonts w:cs="Times New Roman"/>
        </w:rPr>
        <w:t>为</w:t>
      </w:r>
      <w:r w:rsidR="00F36467" w:rsidRPr="00ED1C09">
        <w:rPr>
          <w:rFonts w:cs="Times New Roman"/>
        </w:rPr>
        <w:t>5</w:t>
      </w:r>
      <w:r w:rsidR="00F36467" w:rsidRPr="00ED1C09">
        <w:rPr>
          <w:rFonts w:cs="Times New Roman"/>
        </w:rPr>
        <w:t>，则按照（</w:t>
      </w:r>
      <w:r w:rsidR="00F36467" w:rsidRPr="00ED1C09">
        <w:rPr>
          <w:rFonts w:cs="Times New Roman"/>
        </w:rPr>
        <w:t>1μ</w:t>
      </w:r>
      <w:r w:rsidR="00F36467" w:rsidRPr="008B2B43">
        <w:rPr>
          <w:rFonts w:cs="Times New Roman"/>
        </w:rPr>
        <w:t>L</w:t>
      </w:r>
      <w:r w:rsidR="00F36467" w:rsidRPr="00ED1C09">
        <w:rPr>
          <w:rFonts w:cs="Times New Roman"/>
        </w:rPr>
        <w:t>病毒原液</w:t>
      </w:r>
      <w:r w:rsidR="00F36467" w:rsidRPr="00ED1C09">
        <w:rPr>
          <w:rFonts w:cs="Times New Roman"/>
        </w:rPr>
        <w:t>+</w:t>
      </w:r>
      <w:r w:rsidR="00F36467" w:rsidRPr="008B2B43">
        <w:rPr>
          <w:rFonts w:cs="Times New Roman"/>
        </w:rPr>
        <w:t>99</w:t>
      </w:r>
      <w:r w:rsidR="00F36467" w:rsidRPr="00ED1C09">
        <w:rPr>
          <w:rFonts w:cs="Times New Roman"/>
        </w:rPr>
        <w:t>μ</w:t>
      </w:r>
      <w:r w:rsidR="00F36467" w:rsidRPr="008B2B43">
        <w:rPr>
          <w:rFonts w:cs="Times New Roman"/>
        </w:rPr>
        <w:t>L</w:t>
      </w:r>
      <w:r w:rsidR="00F36467" w:rsidRPr="00ED1C09">
        <w:rPr>
          <w:rFonts w:cs="Times New Roman"/>
        </w:rPr>
        <w:t>完全培养基）</w:t>
      </w:r>
      <w:r w:rsidR="00F36467" w:rsidRPr="00ED1C09">
        <w:rPr>
          <w:rFonts w:cs="Times New Roman"/>
        </w:rPr>
        <w:t>×</w:t>
      </w:r>
      <w:r w:rsidR="00F36467" w:rsidRPr="008B2B43">
        <w:rPr>
          <w:rFonts w:cs="Times New Roman"/>
        </w:rPr>
        <w:t>3</w:t>
      </w:r>
      <w:r w:rsidR="00F36467" w:rsidRPr="00ED1C09">
        <w:rPr>
          <w:rFonts w:cs="Times New Roman"/>
        </w:rPr>
        <w:t>个复孔来配置，</w:t>
      </w:r>
    </w:p>
    <w:p w14:paraId="4BC5F1FF" w14:textId="44B12BDD" w:rsidR="00F36467" w:rsidRPr="008B2B43" w:rsidRDefault="00F36467" w:rsidP="001B5321">
      <w:pPr>
        <w:spacing w:line="400" w:lineRule="exact"/>
        <w:rPr>
          <w:rFonts w:cs="Times New Roman"/>
        </w:rPr>
      </w:pPr>
      <w:r w:rsidRPr="00ED1C09">
        <w:rPr>
          <w:rFonts w:cs="Times New Roman"/>
        </w:rPr>
        <w:t>M</w:t>
      </w:r>
      <w:r w:rsidRPr="008B2B43">
        <w:rPr>
          <w:rFonts w:cs="Times New Roman"/>
        </w:rPr>
        <w:t>OI</w:t>
      </w:r>
      <w:r w:rsidRPr="00ED1C09">
        <w:rPr>
          <w:rFonts w:cs="Times New Roman"/>
        </w:rPr>
        <w:t>为</w:t>
      </w:r>
      <w:r w:rsidRPr="00ED1C09">
        <w:rPr>
          <w:rFonts w:cs="Times New Roman"/>
        </w:rPr>
        <w:t>1</w:t>
      </w:r>
      <w:r w:rsidRPr="008B2B43">
        <w:rPr>
          <w:rFonts w:cs="Times New Roman"/>
        </w:rPr>
        <w:t xml:space="preserve">0 </w:t>
      </w:r>
      <w:r w:rsidRPr="00ED1C09">
        <w:rPr>
          <w:rFonts w:cs="Times New Roman"/>
        </w:rPr>
        <w:t>，则按照（</w:t>
      </w:r>
      <w:r w:rsidRPr="008B2B43">
        <w:rPr>
          <w:rFonts w:cs="Times New Roman"/>
        </w:rPr>
        <w:t>2</w:t>
      </w:r>
      <w:r w:rsidRPr="00ED1C09">
        <w:rPr>
          <w:rFonts w:cs="Times New Roman"/>
        </w:rPr>
        <w:t>μL</w:t>
      </w:r>
      <w:r w:rsidRPr="00ED1C09">
        <w:rPr>
          <w:rFonts w:cs="Times New Roman"/>
        </w:rPr>
        <w:t>病毒原液</w:t>
      </w:r>
      <w:r w:rsidRPr="00ED1C09">
        <w:rPr>
          <w:rFonts w:cs="Times New Roman"/>
        </w:rPr>
        <w:t>+9</w:t>
      </w:r>
      <w:r w:rsidRPr="008B2B43">
        <w:rPr>
          <w:rFonts w:cs="Times New Roman"/>
        </w:rPr>
        <w:t>8</w:t>
      </w:r>
      <w:r w:rsidRPr="00ED1C09">
        <w:rPr>
          <w:rFonts w:cs="Times New Roman"/>
        </w:rPr>
        <w:t>μL</w:t>
      </w:r>
      <w:r w:rsidRPr="00ED1C09">
        <w:rPr>
          <w:rFonts w:cs="Times New Roman"/>
        </w:rPr>
        <w:t>完全培养基）</w:t>
      </w:r>
      <w:r w:rsidRPr="00ED1C09">
        <w:rPr>
          <w:rFonts w:cs="Times New Roman"/>
        </w:rPr>
        <w:t>×3</w:t>
      </w:r>
      <w:r w:rsidRPr="00ED1C09">
        <w:rPr>
          <w:rFonts w:cs="Times New Roman"/>
        </w:rPr>
        <w:t>个复孔来配置</w:t>
      </w:r>
    </w:p>
    <w:p w14:paraId="4C430DC4" w14:textId="1DF19A32" w:rsidR="00F36467" w:rsidRPr="008B2B43" w:rsidRDefault="00F36467" w:rsidP="001B5321">
      <w:pPr>
        <w:spacing w:line="400" w:lineRule="exact"/>
        <w:rPr>
          <w:rFonts w:cs="Times New Roman"/>
          <w:b/>
          <w:bCs/>
        </w:rPr>
      </w:pPr>
      <w:r w:rsidRPr="00ED1C09">
        <w:rPr>
          <w:rFonts w:cs="Times New Roman"/>
        </w:rPr>
        <w:t>之后孔参考前面配置就好。</w:t>
      </w:r>
    </w:p>
    <w:p w14:paraId="130D6C8E" w14:textId="22C24D92" w:rsidR="00F36467" w:rsidRPr="007F7677" w:rsidRDefault="00F36467" w:rsidP="001B5321">
      <w:pPr>
        <w:spacing w:line="400" w:lineRule="exact"/>
        <w:rPr>
          <w:b/>
          <w:bCs/>
        </w:rPr>
      </w:pPr>
      <w:r w:rsidRPr="007F7677">
        <w:rPr>
          <w:rFonts w:hint="eastAsia"/>
          <w:b/>
          <w:bCs/>
        </w:rPr>
        <w:t>假设下表为</w:t>
      </w:r>
      <w:r w:rsidRPr="007F7677">
        <w:rPr>
          <w:rFonts w:hint="eastAsia"/>
          <w:b/>
          <w:bCs/>
        </w:rPr>
        <w:t>9</w:t>
      </w:r>
      <w:r w:rsidRPr="007F7677">
        <w:rPr>
          <w:b/>
          <w:bCs/>
        </w:rPr>
        <w:t>6</w:t>
      </w:r>
      <w:r w:rsidRPr="007F7677">
        <w:rPr>
          <w:rFonts w:hint="eastAsia"/>
          <w:b/>
          <w:bCs/>
        </w:rPr>
        <w:t>孔板：</w:t>
      </w:r>
    </w:p>
    <w:tbl>
      <w:tblPr>
        <w:tblStyle w:val="a8"/>
        <w:tblW w:w="0" w:type="auto"/>
        <w:tblLook w:val="04A0" w:firstRow="1" w:lastRow="0" w:firstColumn="1" w:lastColumn="0" w:noHBand="0" w:noVBand="1"/>
      </w:tblPr>
      <w:tblGrid>
        <w:gridCol w:w="691"/>
        <w:gridCol w:w="690"/>
        <w:gridCol w:w="690"/>
        <w:gridCol w:w="690"/>
        <w:gridCol w:w="691"/>
        <w:gridCol w:w="692"/>
        <w:gridCol w:w="692"/>
        <w:gridCol w:w="692"/>
        <w:gridCol w:w="692"/>
        <w:gridCol w:w="692"/>
        <w:gridCol w:w="692"/>
        <w:gridCol w:w="692"/>
      </w:tblGrid>
      <w:tr w:rsidR="00F36467" w:rsidRPr="007F7677" w14:paraId="7A34476F" w14:textId="2DDFB28F" w:rsidTr="00F36467">
        <w:tc>
          <w:tcPr>
            <w:tcW w:w="691" w:type="dxa"/>
          </w:tcPr>
          <w:p w14:paraId="52AC060D" w14:textId="77777777" w:rsidR="00F36467" w:rsidRPr="007F7677" w:rsidRDefault="00F36467" w:rsidP="001B5321">
            <w:pPr>
              <w:spacing w:line="400" w:lineRule="exact"/>
              <w:rPr>
                <w:b/>
                <w:bCs/>
              </w:rPr>
            </w:pPr>
          </w:p>
        </w:tc>
        <w:tc>
          <w:tcPr>
            <w:tcW w:w="690" w:type="dxa"/>
          </w:tcPr>
          <w:p w14:paraId="2C710919" w14:textId="77777777" w:rsidR="00F36467" w:rsidRPr="007F7677" w:rsidRDefault="00F36467" w:rsidP="001B5321">
            <w:pPr>
              <w:spacing w:line="400" w:lineRule="exact"/>
              <w:rPr>
                <w:b/>
                <w:bCs/>
              </w:rPr>
            </w:pPr>
          </w:p>
        </w:tc>
        <w:tc>
          <w:tcPr>
            <w:tcW w:w="690" w:type="dxa"/>
          </w:tcPr>
          <w:p w14:paraId="0776DEE6" w14:textId="77777777" w:rsidR="00F36467" w:rsidRPr="007F7677" w:rsidRDefault="00F36467" w:rsidP="001B5321">
            <w:pPr>
              <w:spacing w:line="400" w:lineRule="exact"/>
              <w:rPr>
                <w:b/>
                <w:bCs/>
              </w:rPr>
            </w:pPr>
          </w:p>
        </w:tc>
        <w:tc>
          <w:tcPr>
            <w:tcW w:w="690" w:type="dxa"/>
          </w:tcPr>
          <w:p w14:paraId="7651D6B9" w14:textId="77777777" w:rsidR="00F36467" w:rsidRPr="007F7677" w:rsidRDefault="00F36467" w:rsidP="001B5321">
            <w:pPr>
              <w:spacing w:line="400" w:lineRule="exact"/>
              <w:rPr>
                <w:b/>
                <w:bCs/>
              </w:rPr>
            </w:pPr>
          </w:p>
        </w:tc>
        <w:tc>
          <w:tcPr>
            <w:tcW w:w="691" w:type="dxa"/>
          </w:tcPr>
          <w:p w14:paraId="3CA767C0" w14:textId="77777777" w:rsidR="00F36467" w:rsidRPr="007F7677" w:rsidRDefault="00F36467" w:rsidP="001B5321">
            <w:pPr>
              <w:spacing w:line="400" w:lineRule="exact"/>
              <w:rPr>
                <w:b/>
                <w:bCs/>
              </w:rPr>
            </w:pPr>
          </w:p>
        </w:tc>
        <w:tc>
          <w:tcPr>
            <w:tcW w:w="692" w:type="dxa"/>
          </w:tcPr>
          <w:p w14:paraId="7D4403FE" w14:textId="77777777" w:rsidR="00F36467" w:rsidRPr="007F7677" w:rsidRDefault="00F36467" w:rsidP="001B5321">
            <w:pPr>
              <w:spacing w:line="400" w:lineRule="exact"/>
              <w:rPr>
                <w:b/>
                <w:bCs/>
              </w:rPr>
            </w:pPr>
          </w:p>
        </w:tc>
        <w:tc>
          <w:tcPr>
            <w:tcW w:w="692" w:type="dxa"/>
          </w:tcPr>
          <w:p w14:paraId="355A1FE9" w14:textId="77777777" w:rsidR="00F36467" w:rsidRPr="007F7677" w:rsidRDefault="00F36467" w:rsidP="001B5321">
            <w:pPr>
              <w:spacing w:line="400" w:lineRule="exact"/>
              <w:rPr>
                <w:b/>
                <w:bCs/>
              </w:rPr>
            </w:pPr>
          </w:p>
        </w:tc>
        <w:tc>
          <w:tcPr>
            <w:tcW w:w="692" w:type="dxa"/>
          </w:tcPr>
          <w:p w14:paraId="5D86F234" w14:textId="77777777" w:rsidR="00F36467" w:rsidRPr="007F7677" w:rsidRDefault="00F36467" w:rsidP="001B5321">
            <w:pPr>
              <w:spacing w:line="400" w:lineRule="exact"/>
              <w:rPr>
                <w:b/>
                <w:bCs/>
              </w:rPr>
            </w:pPr>
          </w:p>
        </w:tc>
        <w:tc>
          <w:tcPr>
            <w:tcW w:w="692" w:type="dxa"/>
          </w:tcPr>
          <w:p w14:paraId="1D069673" w14:textId="77777777" w:rsidR="00F36467" w:rsidRPr="007F7677" w:rsidRDefault="00F36467" w:rsidP="001B5321">
            <w:pPr>
              <w:spacing w:line="400" w:lineRule="exact"/>
              <w:rPr>
                <w:b/>
                <w:bCs/>
              </w:rPr>
            </w:pPr>
          </w:p>
        </w:tc>
        <w:tc>
          <w:tcPr>
            <w:tcW w:w="692" w:type="dxa"/>
          </w:tcPr>
          <w:p w14:paraId="20C68049" w14:textId="77777777" w:rsidR="00F36467" w:rsidRPr="007F7677" w:rsidRDefault="00F36467" w:rsidP="001B5321">
            <w:pPr>
              <w:spacing w:line="400" w:lineRule="exact"/>
              <w:rPr>
                <w:b/>
                <w:bCs/>
              </w:rPr>
            </w:pPr>
          </w:p>
        </w:tc>
        <w:tc>
          <w:tcPr>
            <w:tcW w:w="692" w:type="dxa"/>
          </w:tcPr>
          <w:p w14:paraId="6045A683" w14:textId="77777777" w:rsidR="00F36467" w:rsidRPr="007F7677" w:rsidRDefault="00F36467" w:rsidP="001B5321">
            <w:pPr>
              <w:spacing w:line="400" w:lineRule="exact"/>
              <w:rPr>
                <w:b/>
                <w:bCs/>
              </w:rPr>
            </w:pPr>
          </w:p>
        </w:tc>
        <w:tc>
          <w:tcPr>
            <w:tcW w:w="692" w:type="dxa"/>
          </w:tcPr>
          <w:p w14:paraId="79D1EBA4" w14:textId="77777777" w:rsidR="00F36467" w:rsidRPr="007F7677" w:rsidRDefault="00F36467" w:rsidP="001B5321">
            <w:pPr>
              <w:spacing w:line="400" w:lineRule="exact"/>
              <w:rPr>
                <w:b/>
                <w:bCs/>
              </w:rPr>
            </w:pPr>
          </w:p>
        </w:tc>
      </w:tr>
      <w:tr w:rsidR="00F36467" w:rsidRPr="007F7677" w14:paraId="1FFB4FC0" w14:textId="0549EEAA" w:rsidTr="00F36467">
        <w:tc>
          <w:tcPr>
            <w:tcW w:w="691" w:type="dxa"/>
          </w:tcPr>
          <w:p w14:paraId="42A56223" w14:textId="08BD14B5" w:rsidR="00F36467" w:rsidRPr="007F7677" w:rsidRDefault="00253EB5" w:rsidP="001B5321">
            <w:pPr>
              <w:spacing w:line="400" w:lineRule="exact"/>
              <w:rPr>
                <w:b/>
                <w:bCs/>
              </w:rPr>
            </w:pPr>
            <w:r w:rsidRPr="007F7677">
              <w:rPr>
                <w:rFonts w:hint="eastAsia"/>
                <w:b/>
                <w:bCs/>
              </w:rPr>
              <w:t>M</w:t>
            </w:r>
            <w:r w:rsidRPr="007F7677">
              <w:rPr>
                <w:b/>
                <w:bCs/>
              </w:rPr>
              <w:t>OI</w:t>
            </w:r>
          </w:p>
        </w:tc>
        <w:tc>
          <w:tcPr>
            <w:tcW w:w="690" w:type="dxa"/>
          </w:tcPr>
          <w:p w14:paraId="5DB2B972" w14:textId="7349BD45" w:rsidR="00F36467" w:rsidRPr="007F7677" w:rsidRDefault="00F36467" w:rsidP="001B5321">
            <w:pPr>
              <w:spacing w:line="400" w:lineRule="exact"/>
              <w:rPr>
                <w:b/>
                <w:bCs/>
              </w:rPr>
            </w:pPr>
          </w:p>
        </w:tc>
        <w:tc>
          <w:tcPr>
            <w:tcW w:w="690" w:type="dxa"/>
          </w:tcPr>
          <w:p w14:paraId="2C81375C" w14:textId="77777777" w:rsidR="00F36467" w:rsidRPr="007F7677" w:rsidRDefault="00F36467" w:rsidP="001B5321">
            <w:pPr>
              <w:spacing w:line="400" w:lineRule="exact"/>
              <w:rPr>
                <w:b/>
                <w:bCs/>
              </w:rPr>
            </w:pPr>
          </w:p>
        </w:tc>
        <w:tc>
          <w:tcPr>
            <w:tcW w:w="690" w:type="dxa"/>
          </w:tcPr>
          <w:p w14:paraId="7435A24E" w14:textId="77777777" w:rsidR="00F36467" w:rsidRPr="007F7677" w:rsidRDefault="00F36467" w:rsidP="001B5321">
            <w:pPr>
              <w:spacing w:line="400" w:lineRule="exact"/>
              <w:rPr>
                <w:b/>
                <w:bCs/>
              </w:rPr>
            </w:pPr>
          </w:p>
        </w:tc>
        <w:tc>
          <w:tcPr>
            <w:tcW w:w="691" w:type="dxa"/>
          </w:tcPr>
          <w:p w14:paraId="48A07B07" w14:textId="77777777" w:rsidR="00F36467" w:rsidRPr="007F7677" w:rsidRDefault="00F36467" w:rsidP="001B5321">
            <w:pPr>
              <w:spacing w:line="400" w:lineRule="exact"/>
              <w:rPr>
                <w:b/>
                <w:bCs/>
              </w:rPr>
            </w:pPr>
          </w:p>
        </w:tc>
        <w:tc>
          <w:tcPr>
            <w:tcW w:w="692" w:type="dxa"/>
          </w:tcPr>
          <w:p w14:paraId="4F9C9C93" w14:textId="77777777" w:rsidR="00F36467" w:rsidRPr="007F7677" w:rsidRDefault="00F36467" w:rsidP="001B5321">
            <w:pPr>
              <w:spacing w:line="400" w:lineRule="exact"/>
              <w:rPr>
                <w:b/>
                <w:bCs/>
              </w:rPr>
            </w:pPr>
          </w:p>
        </w:tc>
        <w:tc>
          <w:tcPr>
            <w:tcW w:w="692" w:type="dxa"/>
          </w:tcPr>
          <w:p w14:paraId="462F95DC" w14:textId="77777777" w:rsidR="00F36467" w:rsidRPr="007F7677" w:rsidRDefault="00F36467" w:rsidP="001B5321">
            <w:pPr>
              <w:spacing w:line="400" w:lineRule="exact"/>
              <w:rPr>
                <w:b/>
                <w:bCs/>
              </w:rPr>
            </w:pPr>
          </w:p>
        </w:tc>
        <w:tc>
          <w:tcPr>
            <w:tcW w:w="692" w:type="dxa"/>
          </w:tcPr>
          <w:p w14:paraId="2A94E653" w14:textId="77777777" w:rsidR="00F36467" w:rsidRPr="007F7677" w:rsidRDefault="00F36467" w:rsidP="001B5321">
            <w:pPr>
              <w:spacing w:line="400" w:lineRule="exact"/>
              <w:rPr>
                <w:b/>
                <w:bCs/>
              </w:rPr>
            </w:pPr>
          </w:p>
        </w:tc>
        <w:tc>
          <w:tcPr>
            <w:tcW w:w="692" w:type="dxa"/>
          </w:tcPr>
          <w:p w14:paraId="2D54C9FB" w14:textId="77777777" w:rsidR="00F36467" w:rsidRPr="007F7677" w:rsidRDefault="00F36467" w:rsidP="001B5321">
            <w:pPr>
              <w:spacing w:line="400" w:lineRule="exact"/>
              <w:rPr>
                <w:b/>
                <w:bCs/>
              </w:rPr>
            </w:pPr>
          </w:p>
        </w:tc>
        <w:tc>
          <w:tcPr>
            <w:tcW w:w="692" w:type="dxa"/>
          </w:tcPr>
          <w:p w14:paraId="28D57522" w14:textId="77777777" w:rsidR="00F36467" w:rsidRPr="007F7677" w:rsidRDefault="00F36467" w:rsidP="001B5321">
            <w:pPr>
              <w:spacing w:line="400" w:lineRule="exact"/>
              <w:rPr>
                <w:b/>
                <w:bCs/>
              </w:rPr>
            </w:pPr>
          </w:p>
        </w:tc>
        <w:tc>
          <w:tcPr>
            <w:tcW w:w="692" w:type="dxa"/>
          </w:tcPr>
          <w:p w14:paraId="274C1166" w14:textId="77777777" w:rsidR="00F36467" w:rsidRPr="007F7677" w:rsidRDefault="00F36467" w:rsidP="001B5321">
            <w:pPr>
              <w:spacing w:line="400" w:lineRule="exact"/>
              <w:rPr>
                <w:b/>
                <w:bCs/>
              </w:rPr>
            </w:pPr>
          </w:p>
        </w:tc>
        <w:tc>
          <w:tcPr>
            <w:tcW w:w="692" w:type="dxa"/>
          </w:tcPr>
          <w:p w14:paraId="00559B72" w14:textId="77777777" w:rsidR="00F36467" w:rsidRPr="007F7677" w:rsidRDefault="00F36467" w:rsidP="001B5321">
            <w:pPr>
              <w:spacing w:line="400" w:lineRule="exact"/>
              <w:rPr>
                <w:b/>
                <w:bCs/>
              </w:rPr>
            </w:pPr>
          </w:p>
        </w:tc>
      </w:tr>
      <w:tr w:rsidR="00F36467" w:rsidRPr="007F7677" w14:paraId="19DC8D5E" w14:textId="6F3913EB" w:rsidTr="00253EB5">
        <w:tc>
          <w:tcPr>
            <w:tcW w:w="691" w:type="dxa"/>
          </w:tcPr>
          <w:p w14:paraId="072F4DA6" w14:textId="58D01774" w:rsidR="00F36467" w:rsidRPr="007F7677" w:rsidRDefault="00253EB5" w:rsidP="001B5321">
            <w:pPr>
              <w:spacing w:line="400" w:lineRule="exact"/>
              <w:rPr>
                <w:b/>
                <w:bCs/>
              </w:rPr>
            </w:pPr>
            <w:r w:rsidRPr="007F7677">
              <w:rPr>
                <w:rFonts w:hint="eastAsia"/>
                <w:b/>
                <w:bCs/>
              </w:rPr>
              <w:t>5</w:t>
            </w:r>
          </w:p>
        </w:tc>
        <w:tc>
          <w:tcPr>
            <w:tcW w:w="690" w:type="dxa"/>
            <w:shd w:val="clear" w:color="auto" w:fill="C5E0B3" w:themeFill="accent6" w:themeFillTint="66"/>
          </w:tcPr>
          <w:p w14:paraId="3CC28510" w14:textId="77777777" w:rsidR="00F36467" w:rsidRPr="007F7677" w:rsidRDefault="00F36467" w:rsidP="001B5321">
            <w:pPr>
              <w:spacing w:line="400" w:lineRule="exact"/>
              <w:rPr>
                <w:b/>
                <w:bCs/>
              </w:rPr>
            </w:pPr>
          </w:p>
        </w:tc>
        <w:tc>
          <w:tcPr>
            <w:tcW w:w="690" w:type="dxa"/>
            <w:shd w:val="clear" w:color="auto" w:fill="C5E0B3" w:themeFill="accent6" w:themeFillTint="66"/>
          </w:tcPr>
          <w:p w14:paraId="0D7793A7" w14:textId="77777777" w:rsidR="00F36467" w:rsidRPr="007F7677" w:rsidRDefault="00F36467" w:rsidP="001B5321">
            <w:pPr>
              <w:spacing w:line="400" w:lineRule="exact"/>
              <w:rPr>
                <w:b/>
                <w:bCs/>
              </w:rPr>
            </w:pPr>
          </w:p>
        </w:tc>
        <w:tc>
          <w:tcPr>
            <w:tcW w:w="690" w:type="dxa"/>
            <w:shd w:val="clear" w:color="auto" w:fill="C5E0B3" w:themeFill="accent6" w:themeFillTint="66"/>
          </w:tcPr>
          <w:p w14:paraId="3F68232B" w14:textId="77777777" w:rsidR="00F36467" w:rsidRPr="007F7677" w:rsidRDefault="00F36467" w:rsidP="001B5321">
            <w:pPr>
              <w:spacing w:line="400" w:lineRule="exact"/>
              <w:rPr>
                <w:b/>
                <w:bCs/>
              </w:rPr>
            </w:pPr>
          </w:p>
        </w:tc>
        <w:tc>
          <w:tcPr>
            <w:tcW w:w="691" w:type="dxa"/>
          </w:tcPr>
          <w:p w14:paraId="1919F6A0" w14:textId="77777777" w:rsidR="00F36467" w:rsidRPr="007F7677" w:rsidRDefault="00F36467" w:rsidP="001B5321">
            <w:pPr>
              <w:spacing w:line="400" w:lineRule="exact"/>
              <w:rPr>
                <w:b/>
                <w:bCs/>
              </w:rPr>
            </w:pPr>
          </w:p>
        </w:tc>
        <w:tc>
          <w:tcPr>
            <w:tcW w:w="692" w:type="dxa"/>
          </w:tcPr>
          <w:p w14:paraId="14170EFA" w14:textId="77777777" w:rsidR="00F36467" w:rsidRPr="007F7677" w:rsidRDefault="00F36467" w:rsidP="001B5321">
            <w:pPr>
              <w:spacing w:line="400" w:lineRule="exact"/>
              <w:rPr>
                <w:b/>
                <w:bCs/>
              </w:rPr>
            </w:pPr>
          </w:p>
        </w:tc>
        <w:tc>
          <w:tcPr>
            <w:tcW w:w="692" w:type="dxa"/>
          </w:tcPr>
          <w:p w14:paraId="53A63ECC" w14:textId="77777777" w:rsidR="00F36467" w:rsidRPr="007F7677" w:rsidRDefault="00F36467" w:rsidP="001B5321">
            <w:pPr>
              <w:spacing w:line="400" w:lineRule="exact"/>
              <w:rPr>
                <w:b/>
                <w:bCs/>
              </w:rPr>
            </w:pPr>
          </w:p>
        </w:tc>
        <w:tc>
          <w:tcPr>
            <w:tcW w:w="692" w:type="dxa"/>
          </w:tcPr>
          <w:p w14:paraId="2BC3F7DF" w14:textId="77777777" w:rsidR="00F36467" w:rsidRPr="007F7677" w:rsidRDefault="00F36467" w:rsidP="001B5321">
            <w:pPr>
              <w:spacing w:line="400" w:lineRule="exact"/>
              <w:rPr>
                <w:b/>
                <w:bCs/>
              </w:rPr>
            </w:pPr>
          </w:p>
        </w:tc>
        <w:tc>
          <w:tcPr>
            <w:tcW w:w="692" w:type="dxa"/>
          </w:tcPr>
          <w:p w14:paraId="1808DEBC" w14:textId="77777777" w:rsidR="00F36467" w:rsidRPr="007F7677" w:rsidRDefault="00F36467" w:rsidP="001B5321">
            <w:pPr>
              <w:spacing w:line="400" w:lineRule="exact"/>
              <w:rPr>
                <w:b/>
                <w:bCs/>
              </w:rPr>
            </w:pPr>
          </w:p>
        </w:tc>
        <w:tc>
          <w:tcPr>
            <w:tcW w:w="692" w:type="dxa"/>
          </w:tcPr>
          <w:p w14:paraId="27559908" w14:textId="77777777" w:rsidR="00F36467" w:rsidRPr="007F7677" w:rsidRDefault="00F36467" w:rsidP="001B5321">
            <w:pPr>
              <w:spacing w:line="400" w:lineRule="exact"/>
              <w:rPr>
                <w:b/>
                <w:bCs/>
              </w:rPr>
            </w:pPr>
          </w:p>
        </w:tc>
        <w:tc>
          <w:tcPr>
            <w:tcW w:w="692" w:type="dxa"/>
          </w:tcPr>
          <w:p w14:paraId="502D7EBB" w14:textId="77777777" w:rsidR="00F36467" w:rsidRPr="007F7677" w:rsidRDefault="00F36467" w:rsidP="001B5321">
            <w:pPr>
              <w:spacing w:line="400" w:lineRule="exact"/>
              <w:rPr>
                <w:b/>
                <w:bCs/>
              </w:rPr>
            </w:pPr>
          </w:p>
        </w:tc>
        <w:tc>
          <w:tcPr>
            <w:tcW w:w="692" w:type="dxa"/>
          </w:tcPr>
          <w:p w14:paraId="7BBDFE5A" w14:textId="77777777" w:rsidR="00F36467" w:rsidRPr="007F7677" w:rsidRDefault="00F36467" w:rsidP="001B5321">
            <w:pPr>
              <w:spacing w:line="400" w:lineRule="exact"/>
              <w:rPr>
                <w:b/>
                <w:bCs/>
              </w:rPr>
            </w:pPr>
          </w:p>
        </w:tc>
      </w:tr>
      <w:tr w:rsidR="00F36467" w:rsidRPr="007F7677" w14:paraId="01BAAE21" w14:textId="42D3C525" w:rsidTr="00253EB5">
        <w:tc>
          <w:tcPr>
            <w:tcW w:w="691" w:type="dxa"/>
          </w:tcPr>
          <w:p w14:paraId="3D28113C" w14:textId="793596DE" w:rsidR="00F36467" w:rsidRPr="007F7677" w:rsidRDefault="00253EB5" w:rsidP="001B5321">
            <w:pPr>
              <w:spacing w:line="400" w:lineRule="exact"/>
              <w:rPr>
                <w:b/>
                <w:bCs/>
              </w:rPr>
            </w:pPr>
            <w:r w:rsidRPr="007F7677">
              <w:rPr>
                <w:rFonts w:hint="eastAsia"/>
                <w:b/>
                <w:bCs/>
              </w:rPr>
              <w:t>1</w:t>
            </w:r>
            <w:r w:rsidRPr="007F7677">
              <w:rPr>
                <w:b/>
                <w:bCs/>
              </w:rPr>
              <w:t>0</w:t>
            </w:r>
          </w:p>
        </w:tc>
        <w:tc>
          <w:tcPr>
            <w:tcW w:w="690" w:type="dxa"/>
            <w:shd w:val="clear" w:color="auto" w:fill="8496B0" w:themeFill="text2" w:themeFillTint="99"/>
          </w:tcPr>
          <w:p w14:paraId="452A0C94" w14:textId="77777777" w:rsidR="00F36467" w:rsidRPr="007F7677" w:rsidRDefault="00F36467" w:rsidP="001B5321">
            <w:pPr>
              <w:spacing w:line="400" w:lineRule="exact"/>
              <w:rPr>
                <w:b/>
                <w:bCs/>
              </w:rPr>
            </w:pPr>
          </w:p>
        </w:tc>
        <w:tc>
          <w:tcPr>
            <w:tcW w:w="690" w:type="dxa"/>
            <w:shd w:val="clear" w:color="auto" w:fill="8496B0" w:themeFill="text2" w:themeFillTint="99"/>
          </w:tcPr>
          <w:p w14:paraId="7931652D" w14:textId="77777777" w:rsidR="00F36467" w:rsidRPr="007F7677" w:rsidRDefault="00F36467" w:rsidP="001B5321">
            <w:pPr>
              <w:spacing w:line="400" w:lineRule="exact"/>
              <w:rPr>
                <w:b/>
                <w:bCs/>
              </w:rPr>
            </w:pPr>
          </w:p>
        </w:tc>
        <w:tc>
          <w:tcPr>
            <w:tcW w:w="690" w:type="dxa"/>
            <w:shd w:val="clear" w:color="auto" w:fill="8496B0" w:themeFill="text2" w:themeFillTint="99"/>
          </w:tcPr>
          <w:p w14:paraId="77036043" w14:textId="77777777" w:rsidR="00F36467" w:rsidRPr="007F7677" w:rsidRDefault="00F36467" w:rsidP="001B5321">
            <w:pPr>
              <w:spacing w:line="400" w:lineRule="exact"/>
              <w:rPr>
                <w:b/>
                <w:bCs/>
              </w:rPr>
            </w:pPr>
          </w:p>
        </w:tc>
        <w:tc>
          <w:tcPr>
            <w:tcW w:w="691" w:type="dxa"/>
          </w:tcPr>
          <w:p w14:paraId="5790E05A" w14:textId="77777777" w:rsidR="00F36467" w:rsidRPr="007F7677" w:rsidRDefault="00F36467" w:rsidP="001B5321">
            <w:pPr>
              <w:spacing w:line="400" w:lineRule="exact"/>
              <w:rPr>
                <w:b/>
                <w:bCs/>
              </w:rPr>
            </w:pPr>
          </w:p>
        </w:tc>
        <w:tc>
          <w:tcPr>
            <w:tcW w:w="692" w:type="dxa"/>
          </w:tcPr>
          <w:p w14:paraId="6BFBB9D4" w14:textId="77777777" w:rsidR="00F36467" w:rsidRPr="007F7677" w:rsidRDefault="00F36467" w:rsidP="001B5321">
            <w:pPr>
              <w:spacing w:line="400" w:lineRule="exact"/>
              <w:rPr>
                <w:b/>
                <w:bCs/>
              </w:rPr>
            </w:pPr>
          </w:p>
        </w:tc>
        <w:tc>
          <w:tcPr>
            <w:tcW w:w="692" w:type="dxa"/>
          </w:tcPr>
          <w:p w14:paraId="3314F1C1" w14:textId="77777777" w:rsidR="00F36467" w:rsidRPr="007F7677" w:rsidRDefault="00F36467" w:rsidP="001B5321">
            <w:pPr>
              <w:spacing w:line="400" w:lineRule="exact"/>
              <w:rPr>
                <w:b/>
                <w:bCs/>
              </w:rPr>
            </w:pPr>
          </w:p>
        </w:tc>
        <w:tc>
          <w:tcPr>
            <w:tcW w:w="692" w:type="dxa"/>
          </w:tcPr>
          <w:p w14:paraId="458B36C7" w14:textId="77777777" w:rsidR="00F36467" w:rsidRPr="007F7677" w:rsidRDefault="00F36467" w:rsidP="001B5321">
            <w:pPr>
              <w:spacing w:line="400" w:lineRule="exact"/>
              <w:rPr>
                <w:b/>
                <w:bCs/>
              </w:rPr>
            </w:pPr>
          </w:p>
        </w:tc>
        <w:tc>
          <w:tcPr>
            <w:tcW w:w="692" w:type="dxa"/>
          </w:tcPr>
          <w:p w14:paraId="08C15CF1" w14:textId="77777777" w:rsidR="00F36467" w:rsidRPr="007F7677" w:rsidRDefault="00F36467" w:rsidP="001B5321">
            <w:pPr>
              <w:spacing w:line="400" w:lineRule="exact"/>
              <w:rPr>
                <w:b/>
                <w:bCs/>
              </w:rPr>
            </w:pPr>
          </w:p>
        </w:tc>
        <w:tc>
          <w:tcPr>
            <w:tcW w:w="692" w:type="dxa"/>
          </w:tcPr>
          <w:p w14:paraId="7D174B8F" w14:textId="77777777" w:rsidR="00F36467" w:rsidRPr="007F7677" w:rsidRDefault="00F36467" w:rsidP="001B5321">
            <w:pPr>
              <w:spacing w:line="400" w:lineRule="exact"/>
              <w:rPr>
                <w:b/>
                <w:bCs/>
              </w:rPr>
            </w:pPr>
          </w:p>
        </w:tc>
        <w:tc>
          <w:tcPr>
            <w:tcW w:w="692" w:type="dxa"/>
          </w:tcPr>
          <w:p w14:paraId="1579B300" w14:textId="77777777" w:rsidR="00F36467" w:rsidRPr="007F7677" w:rsidRDefault="00F36467" w:rsidP="001B5321">
            <w:pPr>
              <w:spacing w:line="400" w:lineRule="exact"/>
              <w:rPr>
                <w:b/>
                <w:bCs/>
              </w:rPr>
            </w:pPr>
          </w:p>
        </w:tc>
        <w:tc>
          <w:tcPr>
            <w:tcW w:w="692" w:type="dxa"/>
          </w:tcPr>
          <w:p w14:paraId="513EFF6C" w14:textId="77777777" w:rsidR="00F36467" w:rsidRPr="007F7677" w:rsidRDefault="00F36467" w:rsidP="001B5321">
            <w:pPr>
              <w:spacing w:line="400" w:lineRule="exact"/>
              <w:rPr>
                <w:b/>
                <w:bCs/>
              </w:rPr>
            </w:pPr>
          </w:p>
        </w:tc>
      </w:tr>
      <w:tr w:rsidR="00F36467" w:rsidRPr="007F7677" w14:paraId="72E1D894" w14:textId="78D9AA0C" w:rsidTr="00253EB5">
        <w:tc>
          <w:tcPr>
            <w:tcW w:w="691" w:type="dxa"/>
          </w:tcPr>
          <w:p w14:paraId="71B6E128" w14:textId="7C52890B" w:rsidR="00F36467" w:rsidRPr="007F7677" w:rsidRDefault="00253EB5" w:rsidP="001B5321">
            <w:pPr>
              <w:spacing w:line="400" w:lineRule="exact"/>
              <w:rPr>
                <w:b/>
                <w:bCs/>
              </w:rPr>
            </w:pPr>
            <w:r w:rsidRPr="007F7677">
              <w:rPr>
                <w:rFonts w:hint="eastAsia"/>
                <w:b/>
                <w:bCs/>
              </w:rPr>
              <w:t>3</w:t>
            </w:r>
            <w:r w:rsidRPr="007F7677">
              <w:rPr>
                <w:b/>
                <w:bCs/>
              </w:rPr>
              <w:t>0</w:t>
            </w:r>
          </w:p>
        </w:tc>
        <w:tc>
          <w:tcPr>
            <w:tcW w:w="690" w:type="dxa"/>
            <w:shd w:val="clear" w:color="auto" w:fill="FFD966" w:themeFill="accent4" w:themeFillTint="99"/>
          </w:tcPr>
          <w:p w14:paraId="0FE8AC14" w14:textId="77777777" w:rsidR="00F36467" w:rsidRPr="007F7677" w:rsidRDefault="00F36467" w:rsidP="001B5321">
            <w:pPr>
              <w:spacing w:line="400" w:lineRule="exact"/>
              <w:rPr>
                <w:b/>
                <w:bCs/>
              </w:rPr>
            </w:pPr>
          </w:p>
        </w:tc>
        <w:tc>
          <w:tcPr>
            <w:tcW w:w="690" w:type="dxa"/>
            <w:shd w:val="clear" w:color="auto" w:fill="FFD966" w:themeFill="accent4" w:themeFillTint="99"/>
          </w:tcPr>
          <w:p w14:paraId="6C1E3F13" w14:textId="77777777" w:rsidR="00F36467" w:rsidRPr="007F7677" w:rsidRDefault="00F36467" w:rsidP="001B5321">
            <w:pPr>
              <w:spacing w:line="400" w:lineRule="exact"/>
              <w:rPr>
                <w:b/>
                <w:bCs/>
              </w:rPr>
            </w:pPr>
          </w:p>
        </w:tc>
        <w:tc>
          <w:tcPr>
            <w:tcW w:w="690" w:type="dxa"/>
            <w:shd w:val="clear" w:color="auto" w:fill="FFD966" w:themeFill="accent4" w:themeFillTint="99"/>
          </w:tcPr>
          <w:p w14:paraId="5F66A480" w14:textId="77777777" w:rsidR="00F36467" w:rsidRPr="007F7677" w:rsidRDefault="00F36467" w:rsidP="001B5321">
            <w:pPr>
              <w:spacing w:line="400" w:lineRule="exact"/>
              <w:rPr>
                <w:b/>
                <w:bCs/>
              </w:rPr>
            </w:pPr>
          </w:p>
        </w:tc>
        <w:tc>
          <w:tcPr>
            <w:tcW w:w="691" w:type="dxa"/>
          </w:tcPr>
          <w:p w14:paraId="7FC1B237" w14:textId="77777777" w:rsidR="00F36467" w:rsidRPr="007F7677" w:rsidRDefault="00F36467" w:rsidP="001B5321">
            <w:pPr>
              <w:spacing w:line="400" w:lineRule="exact"/>
              <w:rPr>
                <w:b/>
                <w:bCs/>
              </w:rPr>
            </w:pPr>
          </w:p>
        </w:tc>
        <w:tc>
          <w:tcPr>
            <w:tcW w:w="692" w:type="dxa"/>
          </w:tcPr>
          <w:p w14:paraId="44DEE184" w14:textId="77777777" w:rsidR="00F36467" w:rsidRPr="007F7677" w:rsidRDefault="00F36467" w:rsidP="001B5321">
            <w:pPr>
              <w:spacing w:line="400" w:lineRule="exact"/>
              <w:rPr>
                <w:b/>
                <w:bCs/>
              </w:rPr>
            </w:pPr>
          </w:p>
        </w:tc>
        <w:tc>
          <w:tcPr>
            <w:tcW w:w="692" w:type="dxa"/>
          </w:tcPr>
          <w:p w14:paraId="357E5068" w14:textId="77777777" w:rsidR="00F36467" w:rsidRPr="007F7677" w:rsidRDefault="00F36467" w:rsidP="001B5321">
            <w:pPr>
              <w:spacing w:line="400" w:lineRule="exact"/>
              <w:rPr>
                <w:b/>
                <w:bCs/>
              </w:rPr>
            </w:pPr>
          </w:p>
        </w:tc>
        <w:tc>
          <w:tcPr>
            <w:tcW w:w="692" w:type="dxa"/>
          </w:tcPr>
          <w:p w14:paraId="49DF7C40" w14:textId="77777777" w:rsidR="00F36467" w:rsidRPr="007F7677" w:rsidRDefault="00F36467" w:rsidP="001B5321">
            <w:pPr>
              <w:spacing w:line="400" w:lineRule="exact"/>
              <w:rPr>
                <w:b/>
                <w:bCs/>
              </w:rPr>
            </w:pPr>
          </w:p>
        </w:tc>
        <w:tc>
          <w:tcPr>
            <w:tcW w:w="692" w:type="dxa"/>
          </w:tcPr>
          <w:p w14:paraId="1DAE6E41" w14:textId="77777777" w:rsidR="00F36467" w:rsidRPr="007F7677" w:rsidRDefault="00F36467" w:rsidP="001B5321">
            <w:pPr>
              <w:spacing w:line="400" w:lineRule="exact"/>
              <w:rPr>
                <w:b/>
                <w:bCs/>
              </w:rPr>
            </w:pPr>
          </w:p>
        </w:tc>
        <w:tc>
          <w:tcPr>
            <w:tcW w:w="692" w:type="dxa"/>
          </w:tcPr>
          <w:p w14:paraId="47C886A2" w14:textId="77777777" w:rsidR="00F36467" w:rsidRPr="007F7677" w:rsidRDefault="00F36467" w:rsidP="001B5321">
            <w:pPr>
              <w:spacing w:line="400" w:lineRule="exact"/>
              <w:rPr>
                <w:b/>
                <w:bCs/>
              </w:rPr>
            </w:pPr>
          </w:p>
        </w:tc>
        <w:tc>
          <w:tcPr>
            <w:tcW w:w="692" w:type="dxa"/>
          </w:tcPr>
          <w:p w14:paraId="17B18193" w14:textId="77777777" w:rsidR="00F36467" w:rsidRPr="007F7677" w:rsidRDefault="00F36467" w:rsidP="001B5321">
            <w:pPr>
              <w:spacing w:line="400" w:lineRule="exact"/>
              <w:rPr>
                <w:b/>
                <w:bCs/>
              </w:rPr>
            </w:pPr>
          </w:p>
        </w:tc>
        <w:tc>
          <w:tcPr>
            <w:tcW w:w="692" w:type="dxa"/>
          </w:tcPr>
          <w:p w14:paraId="515D8A11" w14:textId="77777777" w:rsidR="00F36467" w:rsidRPr="007F7677" w:rsidRDefault="00F36467" w:rsidP="001B5321">
            <w:pPr>
              <w:spacing w:line="400" w:lineRule="exact"/>
              <w:rPr>
                <w:b/>
                <w:bCs/>
              </w:rPr>
            </w:pPr>
          </w:p>
        </w:tc>
      </w:tr>
      <w:tr w:rsidR="00F36467" w:rsidRPr="007F7677" w14:paraId="14D8B6A8" w14:textId="0C8683D3" w:rsidTr="00253EB5">
        <w:tc>
          <w:tcPr>
            <w:tcW w:w="691" w:type="dxa"/>
          </w:tcPr>
          <w:p w14:paraId="5D3E9CE6" w14:textId="6030E782" w:rsidR="00F36467" w:rsidRPr="007F7677" w:rsidRDefault="00253EB5" w:rsidP="001B5321">
            <w:pPr>
              <w:spacing w:line="400" w:lineRule="exact"/>
              <w:rPr>
                <w:b/>
                <w:bCs/>
              </w:rPr>
            </w:pPr>
            <w:r w:rsidRPr="007F7677">
              <w:rPr>
                <w:rFonts w:hint="eastAsia"/>
                <w:b/>
                <w:bCs/>
              </w:rPr>
              <w:t>5</w:t>
            </w:r>
            <w:r w:rsidRPr="007F7677">
              <w:rPr>
                <w:b/>
                <w:bCs/>
              </w:rPr>
              <w:t>0</w:t>
            </w:r>
          </w:p>
        </w:tc>
        <w:tc>
          <w:tcPr>
            <w:tcW w:w="690" w:type="dxa"/>
            <w:shd w:val="clear" w:color="auto" w:fill="00B050"/>
          </w:tcPr>
          <w:p w14:paraId="46161C90" w14:textId="77777777" w:rsidR="00F36467" w:rsidRPr="007F7677" w:rsidRDefault="00F36467" w:rsidP="001B5321">
            <w:pPr>
              <w:spacing w:line="400" w:lineRule="exact"/>
              <w:rPr>
                <w:b/>
                <w:bCs/>
              </w:rPr>
            </w:pPr>
          </w:p>
        </w:tc>
        <w:tc>
          <w:tcPr>
            <w:tcW w:w="690" w:type="dxa"/>
            <w:shd w:val="clear" w:color="auto" w:fill="00B050"/>
          </w:tcPr>
          <w:p w14:paraId="5952A790" w14:textId="77777777" w:rsidR="00F36467" w:rsidRPr="007F7677" w:rsidRDefault="00F36467" w:rsidP="001B5321">
            <w:pPr>
              <w:spacing w:line="400" w:lineRule="exact"/>
              <w:rPr>
                <w:b/>
                <w:bCs/>
              </w:rPr>
            </w:pPr>
          </w:p>
        </w:tc>
        <w:tc>
          <w:tcPr>
            <w:tcW w:w="690" w:type="dxa"/>
            <w:shd w:val="clear" w:color="auto" w:fill="00B050"/>
          </w:tcPr>
          <w:p w14:paraId="52F324B1" w14:textId="77777777" w:rsidR="00F36467" w:rsidRPr="007F7677" w:rsidRDefault="00F36467" w:rsidP="001B5321">
            <w:pPr>
              <w:spacing w:line="400" w:lineRule="exact"/>
              <w:rPr>
                <w:b/>
                <w:bCs/>
              </w:rPr>
            </w:pPr>
          </w:p>
        </w:tc>
        <w:tc>
          <w:tcPr>
            <w:tcW w:w="691" w:type="dxa"/>
          </w:tcPr>
          <w:p w14:paraId="54D36AEC" w14:textId="77777777" w:rsidR="00F36467" w:rsidRPr="007F7677" w:rsidRDefault="00F36467" w:rsidP="001B5321">
            <w:pPr>
              <w:spacing w:line="400" w:lineRule="exact"/>
              <w:rPr>
                <w:b/>
                <w:bCs/>
              </w:rPr>
            </w:pPr>
          </w:p>
        </w:tc>
        <w:tc>
          <w:tcPr>
            <w:tcW w:w="692" w:type="dxa"/>
          </w:tcPr>
          <w:p w14:paraId="4DB9CAA8" w14:textId="77777777" w:rsidR="00F36467" w:rsidRPr="007F7677" w:rsidRDefault="00F36467" w:rsidP="001B5321">
            <w:pPr>
              <w:spacing w:line="400" w:lineRule="exact"/>
              <w:rPr>
                <w:b/>
                <w:bCs/>
              </w:rPr>
            </w:pPr>
          </w:p>
        </w:tc>
        <w:tc>
          <w:tcPr>
            <w:tcW w:w="692" w:type="dxa"/>
          </w:tcPr>
          <w:p w14:paraId="6BA07096" w14:textId="77777777" w:rsidR="00F36467" w:rsidRPr="007F7677" w:rsidRDefault="00F36467" w:rsidP="001B5321">
            <w:pPr>
              <w:spacing w:line="400" w:lineRule="exact"/>
              <w:rPr>
                <w:b/>
                <w:bCs/>
              </w:rPr>
            </w:pPr>
          </w:p>
        </w:tc>
        <w:tc>
          <w:tcPr>
            <w:tcW w:w="692" w:type="dxa"/>
          </w:tcPr>
          <w:p w14:paraId="050C175E" w14:textId="77777777" w:rsidR="00F36467" w:rsidRPr="007F7677" w:rsidRDefault="00F36467" w:rsidP="001B5321">
            <w:pPr>
              <w:spacing w:line="400" w:lineRule="exact"/>
              <w:rPr>
                <w:b/>
                <w:bCs/>
              </w:rPr>
            </w:pPr>
          </w:p>
        </w:tc>
        <w:tc>
          <w:tcPr>
            <w:tcW w:w="692" w:type="dxa"/>
          </w:tcPr>
          <w:p w14:paraId="3BE921C7" w14:textId="77777777" w:rsidR="00F36467" w:rsidRPr="007F7677" w:rsidRDefault="00F36467" w:rsidP="001B5321">
            <w:pPr>
              <w:spacing w:line="400" w:lineRule="exact"/>
              <w:rPr>
                <w:b/>
                <w:bCs/>
              </w:rPr>
            </w:pPr>
          </w:p>
        </w:tc>
        <w:tc>
          <w:tcPr>
            <w:tcW w:w="692" w:type="dxa"/>
          </w:tcPr>
          <w:p w14:paraId="79C1A4B5" w14:textId="77777777" w:rsidR="00F36467" w:rsidRPr="007F7677" w:rsidRDefault="00F36467" w:rsidP="001B5321">
            <w:pPr>
              <w:spacing w:line="400" w:lineRule="exact"/>
              <w:rPr>
                <w:b/>
                <w:bCs/>
              </w:rPr>
            </w:pPr>
          </w:p>
        </w:tc>
        <w:tc>
          <w:tcPr>
            <w:tcW w:w="692" w:type="dxa"/>
          </w:tcPr>
          <w:p w14:paraId="085EB23C" w14:textId="77777777" w:rsidR="00F36467" w:rsidRPr="007F7677" w:rsidRDefault="00F36467" w:rsidP="001B5321">
            <w:pPr>
              <w:spacing w:line="400" w:lineRule="exact"/>
              <w:rPr>
                <w:b/>
                <w:bCs/>
              </w:rPr>
            </w:pPr>
          </w:p>
        </w:tc>
        <w:tc>
          <w:tcPr>
            <w:tcW w:w="692" w:type="dxa"/>
          </w:tcPr>
          <w:p w14:paraId="1F7BDA5F" w14:textId="77777777" w:rsidR="00F36467" w:rsidRPr="007F7677" w:rsidRDefault="00F36467" w:rsidP="001B5321">
            <w:pPr>
              <w:spacing w:line="400" w:lineRule="exact"/>
              <w:rPr>
                <w:b/>
                <w:bCs/>
              </w:rPr>
            </w:pPr>
          </w:p>
        </w:tc>
      </w:tr>
      <w:tr w:rsidR="00F36467" w:rsidRPr="007F7677" w14:paraId="019E7D31" w14:textId="6D752223" w:rsidTr="00253EB5">
        <w:tc>
          <w:tcPr>
            <w:tcW w:w="691" w:type="dxa"/>
          </w:tcPr>
          <w:p w14:paraId="58E40B18" w14:textId="62DFFD39" w:rsidR="00F36467" w:rsidRPr="007F7677" w:rsidRDefault="00253EB5" w:rsidP="001B5321">
            <w:pPr>
              <w:spacing w:line="400" w:lineRule="exact"/>
              <w:rPr>
                <w:b/>
                <w:bCs/>
              </w:rPr>
            </w:pPr>
            <w:r w:rsidRPr="007F7677">
              <w:rPr>
                <w:rFonts w:hint="eastAsia"/>
                <w:b/>
                <w:bCs/>
              </w:rPr>
              <w:t>1</w:t>
            </w:r>
            <w:r w:rsidRPr="007F7677">
              <w:rPr>
                <w:b/>
                <w:bCs/>
              </w:rPr>
              <w:t>00</w:t>
            </w:r>
          </w:p>
        </w:tc>
        <w:tc>
          <w:tcPr>
            <w:tcW w:w="690" w:type="dxa"/>
            <w:shd w:val="clear" w:color="auto" w:fill="C00000"/>
          </w:tcPr>
          <w:p w14:paraId="3F8A7D2C" w14:textId="77777777" w:rsidR="00F36467" w:rsidRPr="007F7677" w:rsidRDefault="00F36467" w:rsidP="001B5321">
            <w:pPr>
              <w:spacing w:line="400" w:lineRule="exact"/>
              <w:rPr>
                <w:b/>
                <w:bCs/>
              </w:rPr>
            </w:pPr>
          </w:p>
        </w:tc>
        <w:tc>
          <w:tcPr>
            <w:tcW w:w="690" w:type="dxa"/>
            <w:shd w:val="clear" w:color="auto" w:fill="C00000"/>
          </w:tcPr>
          <w:p w14:paraId="3EF0D893" w14:textId="77777777" w:rsidR="00F36467" w:rsidRPr="007F7677" w:rsidRDefault="00F36467" w:rsidP="001B5321">
            <w:pPr>
              <w:spacing w:line="400" w:lineRule="exact"/>
              <w:rPr>
                <w:b/>
                <w:bCs/>
              </w:rPr>
            </w:pPr>
          </w:p>
        </w:tc>
        <w:tc>
          <w:tcPr>
            <w:tcW w:w="690" w:type="dxa"/>
            <w:shd w:val="clear" w:color="auto" w:fill="C00000"/>
          </w:tcPr>
          <w:p w14:paraId="38B16634" w14:textId="77777777" w:rsidR="00F36467" w:rsidRPr="007F7677" w:rsidRDefault="00F36467" w:rsidP="001B5321">
            <w:pPr>
              <w:spacing w:line="400" w:lineRule="exact"/>
              <w:rPr>
                <w:b/>
                <w:bCs/>
              </w:rPr>
            </w:pPr>
          </w:p>
        </w:tc>
        <w:tc>
          <w:tcPr>
            <w:tcW w:w="691" w:type="dxa"/>
          </w:tcPr>
          <w:p w14:paraId="08AABAD3" w14:textId="77777777" w:rsidR="00F36467" w:rsidRPr="007F7677" w:rsidRDefault="00F36467" w:rsidP="001B5321">
            <w:pPr>
              <w:spacing w:line="400" w:lineRule="exact"/>
              <w:rPr>
                <w:b/>
                <w:bCs/>
              </w:rPr>
            </w:pPr>
          </w:p>
        </w:tc>
        <w:tc>
          <w:tcPr>
            <w:tcW w:w="692" w:type="dxa"/>
          </w:tcPr>
          <w:p w14:paraId="18CDF3A4" w14:textId="77777777" w:rsidR="00F36467" w:rsidRPr="007F7677" w:rsidRDefault="00F36467" w:rsidP="001B5321">
            <w:pPr>
              <w:spacing w:line="400" w:lineRule="exact"/>
              <w:rPr>
                <w:b/>
                <w:bCs/>
              </w:rPr>
            </w:pPr>
          </w:p>
        </w:tc>
        <w:tc>
          <w:tcPr>
            <w:tcW w:w="692" w:type="dxa"/>
          </w:tcPr>
          <w:p w14:paraId="30089CE4" w14:textId="77777777" w:rsidR="00F36467" w:rsidRPr="007F7677" w:rsidRDefault="00F36467" w:rsidP="001B5321">
            <w:pPr>
              <w:spacing w:line="400" w:lineRule="exact"/>
              <w:rPr>
                <w:b/>
                <w:bCs/>
              </w:rPr>
            </w:pPr>
          </w:p>
        </w:tc>
        <w:tc>
          <w:tcPr>
            <w:tcW w:w="692" w:type="dxa"/>
          </w:tcPr>
          <w:p w14:paraId="5577A726" w14:textId="77777777" w:rsidR="00F36467" w:rsidRPr="007F7677" w:rsidRDefault="00F36467" w:rsidP="001B5321">
            <w:pPr>
              <w:spacing w:line="400" w:lineRule="exact"/>
              <w:rPr>
                <w:b/>
                <w:bCs/>
              </w:rPr>
            </w:pPr>
          </w:p>
        </w:tc>
        <w:tc>
          <w:tcPr>
            <w:tcW w:w="692" w:type="dxa"/>
          </w:tcPr>
          <w:p w14:paraId="6A545237" w14:textId="77777777" w:rsidR="00F36467" w:rsidRPr="007F7677" w:rsidRDefault="00F36467" w:rsidP="001B5321">
            <w:pPr>
              <w:spacing w:line="400" w:lineRule="exact"/>
              <w:rPr>
                <w:b/>
                <w:bCs/>
              </w:rPr>
            </w:pPr>
          </w:p>
        </w:tc>
        <w:tc>
          <w:tcPr>
            <w:tcW w:w="692" w:type="dxa"/>
          </w:tcPr>
          <w:p w14:paraId="3FE2FA06" w14:textId="77777777" w:rsidR="00F36467" w:rsidRPr="007F7677" w:rsidRDefault="00F36467" w:rsidP="001B5321">
            <w:pPr>
              <w:spacing w:line="400" w:lineRule="exact"/>
              <w:rPr>
                <w:b/>
                <w:bCs/>
              </w:rPr>
            </w:pPr>
          </w:p>
        </w:tc>
        <w:tc>
          <w:tcPr>
            <w:tcW w:w="692" w:type="dxa"/>
          </w:tcPr>
          <w:p w14:paraId="75C889AA" w14:textId="77777777" w:rsidR="00F36467" w:rsidRPr="007F7677" w:rsidRDefault="00F36467" w:rsidP="001B5321">
            <w:pPr>
              <w:spacing w:line="400" w:lineRule="exact"/>
              <w:rPr>
                <w:b/>
                <w:bCs/>
              </w:rPr>
            </w:pPr>
          </w:p>
        </w:tc>
        <w:tc>
          <w:tcPr>
            <w:tcW w:w="692" w:type="dxa"/>
          </w:tcPr>
          <w:p w14:paraId="41AB7853" w14:textId="77777777" w:rsidR="00F36467" w:rsidRPr="007F7677" w:rsidRDefault="00F36467" w:rsidP="001B5321">
            <w:pPr>
              <w:spacing w:line="400" w:lineRule="exact"/>
              <w:rPr>
                <w:b/>
                <w:bCs/>
              </w:rPr>
            </w:pPr>
          </w:p>
        </w:tc>
      </w:tr>
      <w:tr w:rsidR="00F36467" w:rsidRPr="007F7677" w14:paraId="1E94F2AF" w14:textId="6A33D94C" w:rsidTr="00F36467">
        <w:tc>
          <w:tcPr>
            <w:tcW w:w="691" w:type="dxa"/>
          </w:tcPr>
          <w:p w14:paraId="38357F71" w14:textId="77777777" w:rsidR="00F36467" w:rsidRPr="007F7677" w:rsidRDefault="00F36467" w:rsidP="001B5321">
            <w:pPr>
              <w:spacing w:line="400" w:lineRule="exact"/>
              <w:rPr>
                <w:b/>
                <w:bCs/>
              </w:rPr>
            </w:pPr>
          </w:p>
        </w:tc>
        <w:tc>
          <w:tcPr>
            <w:tcW w:w="690" w:type="dxa"/>
          </w:tcPr>
          <w:p w14:paraId="7766E632" w14:textId="77777777" w:rsidR="00F36467" w:rsidRPr="007F7677" w:rsidRDefault="00F36467" w:rsidP="001B5321">
            <w:pPr>
              <w:spacing w:line="400" w:lineRule="exact"/>
              <w:rPr>
                <w:b/>
                <w:bCs/>
              </w:rPr>
            </w:pPr>
          </w:p>
        </w:tc>
        <w:tc>
          <w:tcPr>
            <w:tcW w:w="690" w:type="dxa"/>
          </w:tcPr>
          <w:p w14:paraId="4199F0CB" w14:textId="77777777" w:rsidR="00F36467" w:rsidRPr="007F7677" w:rsidRDefault="00F36467" w:rsidP="001B5321">
            <w:pPr>
              <w:spacing w:line="400" w:lineRule="exact"/>
              <w:rPr>
                <w:b/>
                <w:bCs/>
              </w:rPr>
            </w:pPr>
          </w:p>
        </w:tc>
        <w:tc>
          <w:tcPr>
            <w:tcW w:w="690" w:type="dxa"/>
          </w:tcPr>
          <w:p w14:paraId="49B7737D" w14:textId="77777777" w:rsidR="00F36467" w:rsidRPr="007F7677" w:rsidRDefault="00F36467" w:rsidP="001B5321">
            <w:pPr>
              <w:spacing w:line="400" w:lineRule="exact"/>
              <w:rPr>
                <w:b/>
                <w:bCs/>
              </w:rPr>
            </w:pPr>
          </w:p>
        </w:tc>
        <w:tc>
          <w:tcPr>
            <w:tcW w:w="691" w:type="dxa"/>
          </w:tcPr>
          <w:p w14:paraId="1DD650CA" w14:textId="77777777" w:rsidR="00F36467" w:rsidRPr="007F7677" w:rsidRDefault="00F36467" w:rsidP="001B5321">
            <w:pPr>
              <w:spacing w:line="400" w:lineRule="exact"/>
              <w:rPr>
                <w:b/>
                <w:bCs/>
              </w:rPr>
            </w:pPr>
          </w:p>
        </w:tc>
        <w:tc>
          <w:tcPr>
            <w:tcW w:w="692" w:type="dxa"/>
          </w:tcPr>
          <w:p w14:paraId="41E608B5" w14:textId="77777777" w:rsidR="00F36467" w:rsidRPr="007F7677" w:rsidRDefault="00F36467" w:rsidP="001B5321">
            <w:pPr>
              <w:spacing w:line="400" w:lineRule="exact"/>
              <w:rPr>
                <w:b/>
                <w:bCs/>
              </w:rPr>
            </w:pPr>
          </w:p>
        </w:tc>
        <w:tc>
          <w:tcPr>
            <w:tcW w:w="692" w:type="dxa"/>
          </w:tcPr>
          <w:p w14:paraId="30E8F1DB" w14:textId="77777777" w:rsidR="00F36467" w:rsidRPr="007F7677" w:rsidRDefault="00F36467" w:rsidP="001B5321">
            <w:pPr>
              <w:spacing w:line="400" w:lineRule="exact"/>
              <w:rPr>
                <w:b/>
                <w:bCs/>
              </w:rPr>
            </w:pPr>
          </w:p>
        </w:tc>
        <w:tc>
          <w:tcPr>
            <w:tcW w:w="692" w:type="dxa"/>
          </w:tcPr>
          <w:p w14:paraId="739319D3" w14:textId="77777777" w:rsidR="00F36467" w:rsidRPr="007F7677" w:rsidRDefault="00F36467" w:rsidP="001B5321">
            <w:pPr>
              <w:spacing w:line="400" w:lineRule="exact"/>
              <w:rPr>
                <w:b/>
                <w:bCs/>
              </w:rPr>
            </w:pPr>
          </w:p>
        </w:tc>
        <w:tc>
          <w:tcPr>
            <w:tcW w:w="692" w:type="dxa"/>
          </w:tcPr>
          <w:p w14:paraId="6D52A77D" w14:textId="77777777" w:rsidR="00F36467" w:rsidRPr="007F7677" w:rsidRDefault="00F36467" w:rsidP="001B5321">
            <w:pPr>
              <w:spacing w:line="400" w:lineRule="exact"/>
              <w:rPr>
                <w:b/>
                <w:bCs/>
              </w:rPr>
            </w:pPr>
          </w:p>
        </w:tc>
        <w:tc>
          <w:tcPr>
            <w:tcW w:w="692" w:type="dxa"/>
          </w:tcPr>
          <w:p w14:paraId="16F05FB9" w14:textId="77777777" w:rsidR="00F36467" w:rsidRPr="007F7677" w:rsidRDefault="00F36467" w:rsidP="001B5321">
            <w:pPr>
              <w:spacing w:line="400" w:lineRule="exact"/>
              <w:rPr>
                <w:b/>
                <w:bCs/>
              </w:rPr>
            </w:pPr>
          </w:p>
        </w:tc>
        <w:tc>
          <w:tcPr>
            <w:tcW w:w="692" w:type="dxa"/>
          </w:tcPr>
          <w:p w14:paraId="6CD13414" w14:textId="77777777" w:rsidR="00F36467" w:rsidRPr="007F7677" w:rsidRDefault="00F36467" w:rsidP="001B5321">
            <w:pPr>
              <w:spacing w:line="400" w:lineRule="exact"/>
              <w:rPr>
                <w:b/>
                <w:bCs/>
              </w:rPr>
            </w:pPr>
          </w:p>
        </w:tc>
        <w:tc>
          <w:tcPr>
            <w:tcW w:w="692" w:type="dxa"/>
          </w:tcPr>
          <w:p w14:paraId="62242DF2" w14:textId="77777777" w:rsidR="00F36467" w:rsidRPr="007F7677" w:rsidRDefault="00F36467" w:rsidP="001B5321">
            <w:pPr>
              <w:spacing w:line="400" w:lineRule="exact"/>
              <w:rPr>
                <w:b/>
                <w:bCs/>
              </w:rPr>
            </w:pPr>
          </w:p>
        </w:tc>
      </w:tr>
    </w:tbl>
    <w:p w14:paraId="31F0F176" w14:textId="25CA057B" w:rsidR="00F36467" w:rsidRPr="007F7677" w:rsidRDefault="00253EB5" w:rsidP="001B5321">
      <w:pPr>
        <w:spacing w:line="400" w:lineRule="exact"/>
      </w:pPr>
      <w:r w:rsidRPr="007F7677">
        <w:rPr>
          <w:rFonts w:hint="eastAsia"/>
        </w:rPr>
        <w:t>Day</w:t>
      </w:r>
      <w:r w:rsidRPr="007F7677">
        <w:t>3</w:t>
      </w:r>
      <w:r w:rsidRPr="007F7677">
        <w:rPr>
          <w:rFonts w:hint="eastAsia"/>
        </w:rPr>
        <w:t>：</w:t>
      </w:r>
    </w:p>
    <w:p w14:paraId="34D0042B" w14:textId="77777777" w:rsidR="00253EB5" w:rsidRPr="007F7677" w:rsidRDefault="00253EB5" w:rsidP="001B5321">
      <w:pPr>
        <w:spacing w:line="400" w:lineRule="exact"/>
      </w:pPr>
      <w:r w:rsidRPr="007F7677">
        <w:rPr>
          <w:rFonts w:hint="eastAsia"/>
        </w:rPr>
        <w:t>感染后第二天（约</w:t>
      </w:r>
      <w:r w:rsidRPr="007F7677">
        <w:rPr>
          <w:rFonts w:hint="eastAsia"/>
        </w:rPr>
        <w:t>24 h</w:t>
      </w:r>
      <w:r w:rsidRPr="007F7677">
        <w:rPr>
          <w:rFonts w:hint="eastAsia"/>
        </w:rPr>
        <w:t>），吸去含有病毒的培养液，换上新鲜的完全培养液，继续</w:t>
      </w:r>
      <w:r w:rsidRPr="007F7677">
        <w:rPr>
          <w:rFonts w:hint="eastAsia"/>
        </w:rPr>
        <w:t>37</w:t>
      </w:r>
      <w:r w:rsidRPr="007F7677">
        <w:rPr>
          <w:rFonts w:hint="eastAsia"/>
        </w:rPr>
        <w:t>℃培养。</w:t>
      </w:r>
    </w:p>
    <w:p w14:paraId="60F15377" w14:textId="237966D5" w:rsidR="00253EB5" w:rsidRPr="007F7677" w:rsidRDefault="00253EB5" w:rsidP="001B5321">
      <w:pPr>
        <w:spacing w:line="400" w:lineRule="exact"/>
      </w:pPr>
      <w:r w:rsidRPr="007F7677">
        <w:rPr>
          <w:rFonts w:hint="eastAsia"/>
        </w:rPr>
        <w:t>Day 4</w:t>
      </w:r>
      <w:r w:rsidRPr="007F7677">
        <w:t>-5</w:t>
      </w:r>
      <w:r w:rsidRPr="007F7677">
        <w:rPr>
          <w:rFonts w:hint="eastAsia"/>
        </w:rPr>
        <w:t>：</w:t>
      </w:r>
      <w:r w:rsidRPr="007F7677">
        <w:rPr>
          <w:rFonts w:hint="eastAsia"/>
        </w:rPr>
        <w:t xml:space="preserve"> </w:t>
      </w:r>
      <w:r w:rsidRPr="007F7677">
        <w:rPr>
          <w:rFonts w:hint="eastAsia"/>
        </w:rPr>
        <w:t>观察荧光</w:t>
      </w:r>
    </w:p>
    <w:p w14:paraId="5240F57B" w14:textId="5F6D050C" w:rsidR="00253EB5" w:rsidRPr="007F7677" w:rsidRDefault="00253EB5" w:rsidP="001B5321">
      <w:pPr>
        <w:spacing w:line="400" w:lineRule="exact"/>
        <w:rPr>
          <w:b/>
          <w:bCs/>
        </w:rPr>
      </w:pPr>
      <w:r w:rsidRPr="007F7677">
        <w:rPr>
          <w:rFonts w:hint="eastAsia"/>
        </w:rPr>
        <w:t>感染</w:t>
      </w:r>
      <w:r w:rsidRPr="007F7677">
        <w:rPr>
          <w:rFonts w:hint="eastAsia"/>
        </w:rPr>
        <w:t>48h</w:t>
      </w:r>
      <w:r w:rsidRPr="007F7677">
        <w:rPr>
          <w:rFonts w:hint="eastAsia"/>
        </w:rPr>
        <w:t>后显微镜初步观察荧光。</w:t>
      </w:r>
      <w:r w:rsidRPr="007F7677">
        <w:rPr>
          <w:rFonts w:hint="eastAsia"/>
          <w:b/>
          <w:bCs/>
        </w:rPr>
        <w:t>感染</w:t>
      </w:r>
      <w:r w:rsidRPr="007F7677">
        <w:rPr>
          <w:rFonts w:hint="eastAsia"/>
          <w:b/>
          <w:bCs/>
        </w:rPr>
        <w:t>72h</w:t>
      </w:r>
      <w:r w:rsidRPr="007F7677">
        <w:rPr>
          <w:rFonts w:hint="eastAsia"/>
          <w:b/>
          <w:bCs/>
        </w:rPr>
        <w:t>后，感染效率在</w:t>
      </w:r>
      <w:r w:rsidRPr="007F7677">
        <w:rPr>
          <w:rFonts w:hint="eastAsia"/>
          <w:b/>
          <w:bCs/>
        </w:rPr>
        <w:t>80%</w:t>
      </w:r>
      <w:r w:rsidRPr="007F7677">
        <w:rPr>
          <w:rFonts w:hint="eastAsia"/>
          <w:b/>
          <w:bCs/>
        </w:rPr>
        <w:t>左右，且细胞生长状态良好的组，对应的感染条件和</w:t>
      </w:r>
      <w:r w:rsidRPr="007F7677">
        <w:rPr>
          <w:rFonts w:hint="eastAsia"/>
          <w:b/>
          <w:bCs/>
        </w:rPr>
        <w:t>MOI</w:t>
      </w:r>
      <w:r w:rsidRPr="007F7677">
        <w:rPr>
          <w:rFonts w:hint="eastAsia"/>
          <w:b/>
          <w:bCs/>
        </w:rPr>
        <w:t>即可作为后续感染实验的依据。</w:t>
      </w:r>
    </w:p>
    <w:p w14:paraId="79451BDA" w14:textId="77777777" w:rsidR="00253EB5" w:rsidRPr="007F7677" w:rsidRDefault="00253EB5" w:rsidP="001B5321">
      <w:pPr>
        <w:spacing w:line="400" w:lineRule="exact"/>
        <w:rPr>
          <w:b/>
          <w:bCs/>
        </w:rPr>
      </w:pPr>
    </w:p>
    <w:p w14:paraId="0AD458C9" w14:textId="727F7725" w:rsidR="00BE225E" w:rsidRPr="007F7677" w:rsidRDefault="00F47F58" w:rsidP="001B5321">
      <w:pPr>
        <w:spacing w:line="400" w:lineRule="exact"/>
      </w:pPr>
      <w:r w:rsidRPr="007F7677">
        <w:rPr>
          <w:noProof/>
        </w:rPr>
        <w:drawing>
          <wp:anchor distT="0" distB="0" distL="114300" distR="114300" simplePos="0" relativeHeight="251662336" behindDoc="0" locked="0" layoutInCell="1" allowOverlap="1" wp14:anchorId="047AC23F" wp14:editId="15A6C4CA">
            <wp:simplePos x="0" y="0"/>
            <wp:positionH relativeFrom="margin">
              <wp:posOffset>31750</wp:posOffset>
            </wp:positionH>
            <wp:positionV relativeFrom="paragraph">
              <wp:posOffset>3068955</wp:posOffset>
            </wp:positionV>
            <wp:extent cx="4275455" cy="5788025"/>
            <wp:effectExtent l="0" t="0" r="0" b="3175"/>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658" t="960" r="2501" b="-1"/>
                    <a:stretch/>
                  </pic:blipFill>
                  <pic:spPr bwMode="auto">
                    <a:xfrm>
                      <a:off x="0" y="0"/>
                      <a:ext cx="4275455" cy="578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014AF" w:rsidRPr="007F7677">
        <w:rPr>
          <w:noProof/>
        </w:rPr>
        <w:drawing>
          <wp:anchor distT="0" distB="0" distL="114300" distR="114300" simplePos="0" relativeHeight="251663360" behindDoc="0" locked="0" layoutInCell="1" allowOverlap="1" wp14:anchorId="3DB0DAB8" wp14:editId="23462B51">
            <wp:simplePos x="0" y="0"/>
            <wp:positionH relativeFrom="margin">
              <wp:posOffset>-24765</wp:posOffset>
            </wp:positionH>
            <wp:positionV relativeFrom="paragraph">
              <wp:posOffset>342900</wp:posOffset>
            </wp:positionV>
            <wp:extent cx="4577080" cy="2685415"/>
            <wp:effectExtent l="0" t="0" r="0" b="63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1631" b="3833"/>
                    <a:stretch/>
                  </pic:blipFill>
                  <pic:spPr bwMode="auto">
                    <a:xfrm>
                      <a:off x="0" y="0"/>
                      <a:ext cx="4577080" cy="2685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225E" w:rsidRPr="007F7677">
        <w:rPr>
          <w:rFonts w:hint="eastAsia"/>
        </w:rPr>
        <w:t>常见的细胞</w:t>
      </w:r>
      <w:r w:rsidR="00BE225E" w:rsidRPr="007F7677">
        <w:rPr>
          <w:rFonts w:hint="eastAsia"/>
        </w:rPr>
        <w:t>M</w:t>
      </w:r>
      <w:r w:rsidR="00BE225E" w:rsidRPr="007F7677">
        <w:t>OI</w:t>
      </w:r>
      <w:r w:rsidR="00BE225E" w:rsidRPr="007F7677">
        <w:rPr>
          <w:rFonts w:hint="eastAsia"/>
        </w:rPr>
        <w:t>值参考如下：</w:t>
      </w:r>
    </w:p>
    <w:p w14:paraId="55AFF24D" w14:textId="59AEF8E5" w:rsidR="00BE225E" w:rsidRPr="007F7677" w:rsidRDefault="006C225E" w:rsidP="006C225E">
      <w:pPr>
        <w:spacing w:line="400" w:lineRule="exact"/>
        <w:ind w:right="840" w:firstLineChars="2200" w:firstLine="4620"/>
      </w:pPr>
      <w:r w:rsidRPr="007F7677">
        <w:rPr>
          <w:rFonts w:hint="eastAsia"/>
        </w:rPr>
        <w:t>注：本表参考汉</w:t>
      </w:r>
      <w:proofErr w:type="gramStart"/>
      <w:r w:rsidRPr="007F7677">
        <w:rPr>
          <w:rFonts w:hint="eastAsia"/>
        </w:rPr>
        <w:t>恒官网</w:t>
      </w:r>
      <w:proofErr w:type="gramEnd"/>
      <w:r w:rsidR="00F47F58" w:rsidRPr="007F7677">
        <w:rPr>
          <w:noProof/>
        </w:rPr>
        <w:drawing>
          <wp:anchor distT="0" distB="0" distL="114300" distR="114300" simplePos="0" relativeHeight="251664384" behindDoc="0" locked="0" layoutInCell="1" allowOverlap="1" wp14:anchorId="6045FC60" wp14:editId="48EFE8C5">
            <wp:simplePos x="0" y="0"/>
            <wp:positionH relativeFrom="margin">
              <wp:align>left</wp:align>
            </wp:positionH>
            <wp:positionV relativeFrom="paragraph">
              <wp:posOffset>0</wp:posOffset>
            </wp:positionV>
            <wp:extent cx="4359910" cy="5759450"/>
            <wp:effectExtent l="0" t="0" r="2540" b="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9910" cy="5759450"/>
                    </a:xfrm>
                    <a:prstGeom prst="rect">
                      <a:avLst/>
                    </a:prstGeom>
                  </pic:spPr>
                </pic:pic>
              </a:graphicData>
            </a:graphic>
          </wp:anchor>
        </w:drawing>
      </w:r>
    </w:p>
    <w:p w14:paraId="524216E2" w14:textId="2091F287" w:rsidR="00580802" w:rsidRPr="007F7677" w:rsidRDefault="002A586F" w:rsidP="001B5321">
      <w:pPr>
        <w:pStyle w:val="2"/>
        <w:spacing w:line="400" w:lineRule="exact"/>
        <w:rPr>
          <w:rFonts w:ascii="Times New Roman" w:eastAsia="宋体" w:hAnsi="Times New Roman"/>
          <w:sz w:val="22"/>
          <w:szCs w:val="22"/>
        </w:rPr>
      </w:pPr>
      <w:bookmarkStart w:id="11" w:name="_Toc122337812"/>
      <w:r>
        <w:rPr>
          <w:rFonts w:ascii="Times New Roman" w:eastAsia="宋体" w:hAnsi="Times New Roman"/>
          <w:sz w:val="22"/>
          <w:szCs w:val="22"/>
        </w:rPr>
        <w:t>4</w:t>
      </w:r>
      <w:r w:rsidR="00580802" w:rsidRPr="007F7677">
        <w:rPr>
          <w:rFonts w:ascii="Times New Roman" w:eastAsia="宋体" w:hAnsi="Times New Roman"/>
          <w:sz w:val="22"/>
          <w:szCs w:val="22"/>
        </w:rPr>
        <w:t>.2</w:t>
      </w:r>
      <w:r w:rsidR="00580802" w:rsidRPr="007F7677">
        <w:rPr>
          <w:rFonts w:ascii="Times New Roman" w:eastAsia="宋体" w:hAnsi="Times New Roman" w:cs="Times New Roman"/>
          <w:sz w:val="22"/>
          <w:szCs w:val="22"/>
        </w:rPr>
        <w:t xml:space="preserve"> Polybrene</w:t>
      </w:r>
      <w:r w:rsidR="00580802" w:rsidRPr="007F7677">
        <w:rPr>
          <w:rFonts w:ascii="Times New Roman" w:eastAsia="宋体" w:hAnsi="Times New Roman" w:hint="eastAsia"/>
          <w:sz w:val="22"/>
          <w:szCs w:val="22"/>
        </w:rPr>
        <w:t>的添加</w:t>
      </w:r>
      <w:bookmarkEnd w:id="11"/>
    </w:p>
    <w:p w14:paraId="41960A06" w14:textId="77A62CC4" w:rsidR="002E1619" w:rsidRPr="007F7677" w:rsidRDefault="002E1619" w:rsidP="001B5321">
      <w:pPr>
        <w:spacing w:line="400" w:lineRule="exact"/>
      </w:pPr>
      <w:r w:rsidRPr="007F7677">
        <w:t>Polybrene</w:t>
      </w:r>
      <w:r w:rsidRPr="007F7677">
        <w:t>是带正电的小分子，与细胞表面的阴离子结合，提高慢病毒对细胞的感染效率，</w:t>
      </w:r>
    </w:p>
    <w:p w14:paraId="5C1A7772" w14:textId="1A11D958" w:rsidR="002E1619" w:rsidRPr="008B2B43" w:rsidRDefault="002E1619" w:rsidP="001B5321">
      <w:pPr>
        <w:spacing w:line="400" w:lineRule="exact"/>
        <w:rPr>
          <w:rFonts w:cs="Times New Roman"/>
        </w:rPr>
      </w:pPr>
      <w:r w:rsidRPr="00ED1C09">
        <w:rPr>
          <w:rFonts w:cs="Times New Roman"/>
        </w:rPr>
        <w:t>通常加入</w:t>
      </w:r>
      <w:r w:rsidRPr="008B2B43">
        <w:rPr>
          <w:rFonts w:cs="Times New Roman"/>
        </w:rPr>
        <w:t>polybrene</w:t>
      </w:r>
      <w:r w:rsidRPr="008B2B43">
        <w:rPr>
          <w:rFonts w:cs="Times New Roman"/>
        </w:rPr>
        <w:t>能提高感染效率</w:t>
      </w:r>
      <w:r w:rsidRPr="008B2B43">
        <w:rPr>
          <w:rFonts w:cs="Times New Roman"/>
        </w:rPr>
        <w:t>10</w:t>
      </w:r>
      <w:r w:rsidR="002A586F" w:rsidRPr="008B2B43">
        <w:rPr>
          <w:rFonts w:cs="Times New Roman"/>
        </w:rPr>
        <w:t>%</w:t>
      </w:r>
      <w:r w:rsidRPr="008B2B43">
        <w:rPr>
          <w:rFonts w:cs="Times New Roman"/>
        </w:rPr>
        <w:t>~30%</w:t>
      </w:r>
      <w:r w:rsidRPr="008B2B43">
        <w:rPr>
          <w:rFonts w:cs="Times New Roman"/>
        </w:rPr>
        <w:t>。</w:t>
      </w:r>
      <w:r w:rsidRPr="008B2B43">
        <w:rPr>
          <w:rFonts w:cs="Times New Roman"/>
        </w:rPr>
        <w:t>Polybrene</w:t>
      </w:r>
      <w:r w:rsidRPr="008B2B43">
        <w:rPr>
          <w:rFonts w:cs="Times New Roman"/>
        </w:rPr>
        <w:t>有一定的细胞毒性，有的细胞对</w:t>
      </w:r>
      <w:r w:rsidRPr="008B2B43">
        <w:rPr>
          <w:rFonts w:cs="Times New Roman"/>
        </w:rPr>
        <w:t>Polybrene</w:t>
      </w:r>
      <w:r w:rsidRPr="008B2B43">
        <w:rPr>
          <w:rFonts w:cs="Times New Roman"/>
        </w:rPr>
        <w:t>的毒理反应明显，因此细胞是否适合</w:t>
      </w:r>
      <w:r w:rsidRPr="008B2B43">
        <w:rPr>
          <w:rFonts w:cs="Times New Roman"/>
        </w:rPr>
        <w:t>Polybrene</w:t>
      </w:r>
      <w:r w:rsidRPr="008B2B43">
        <w:rPr>
          <w:rFonts w:cs="Times New Roman"/>
        </w:rPr>
        <w:t>需要摸索；不同细胞对</w:t>
      </w:r>
      <w:r w:rsidRPr="008B2B43">
        <w:rPr>
          <w:rFonts w:cs="Times New Roman"/>
        </w:rPr>
        <w:t>Polybrene</w:t>
      </w:r>
      <w:r w:rsidRPr="008B2B43">
        <w:rPr>
          <w:rFonts w:cs="Times New Roman"/>
        </w:rPr>
        <w:t>的敏感度不同，可以用</w:t>
      </w:r>
      <w:r w:rsidRPr="008B2B43">
        <w:rPr>
          <w:rFonts w:cs="Times New Roman"/>
        </w:rPr>
        <w:t>1</w:t>
      </w:r>
      <w:r w:rsidR="006E2A7F" w:rsidRPr="00ED1C09">
        <w:rPr>
          <w:rFonts w:cs="Times New Roman"/>
        </w:rPr>
        <w:t>-</w:t>
      </w:r>
      <w:r w:rsidRPr="008B2B43">
        <w:rPr>
          <w:rFonts w:cs="Times New Roman"/>
        </w:rPr>
        <w:t>10</w:t>
      </w:r>
      <w:r w:rsidR="006E2A7F" w:rsidRPr="00ED1C09">
        <w:rPr>
          <w:rFonts w:cs="Times New Roman"/>
        </w:rPr>
        <w:t>μ</w:t>
      </w:r>
      <w:r w:rsidRPr="008B2B43">
        <w:rPr>
          <w:rFonts w:cs="Times New Roman"/>
        </w:rPr>
        <w:t>g/mL</w:t>
      </w:r>
      <w:r w:rsidRPr="008B2B43">
        <w:rPr>
          <w:rFonts w:cs="Times New Roman"/>
        </w:rPr>
        <w:t>的范围筛选合适</w:t>
      </w:r>
      <w:r w:rsidRPr="00ED1C09">
        <w:rPr>
          <w:rFonts w:cs="Times New Roman"/>
        </w:rPr>
        <w:t>的浓度，以</w:t>
      </w:r>
      <w:r w:rsidRPr="008B2B43">
        <w:rPr>
          <w:rFonts w:cs="Times New Roman"/>
        </w:rPr>
        <w:t>24h</w:t>
      </w:r>
      <w:r w:rsidRPr="008B2B43">
        <w:rPr>
          <w:rFonts w:cs="Times New Roman"/>
        </w:rPr>
        <w:t>内细胞无明显毒性反应为佳，</w:t>
      </w:r>
      <w:r w:rsidRPr="008B2B43">
        <w:rPr>
          <w:rFonts w:cs="Times New Roman"/>
          <w:b/>
          <w:bCs/>
        </w:rPr>
        <w:t>可参考文献并进行预实验摸索</w:t>
      </w:r>
      <w:r w:rsidRPr="008B2B43">
        <w:rPr>
          <w:rFonts w:cs="Times New Roman"/>
        </w:rPr>
        <w:t>，</w:t>
      </w:r>
      <w:r w:rsidRPr="008B2B43">
        <w:rPr>
          <w:rFonts w:cs="Times New Roman"/>
        </w:rPr>
        <w:t>Polybrene</w:t>
      </w:r>
      <w:r w:rsidRPr="008B2B43">
        <w:rPr>
          <w:rFonts w:cs="Times New Roman"/>
        </w:rPr>
        <w:t>最常用</w:t>
      </w:r>
      <w:r w:rsidRPr="00ED1C09">
        <w:rPr>
          <w:rFonts w:cs="Times New Roman"/>
        </w:rPr>
        <w:t>的工作浓度为</w:t>
      </w:r>
      <w:r w:rsidRPr="008B2B43">
        <w:rPr>
          <w:rFonts w:cs="Times New Roman"/>
        </w:rPr>
        <w:t>4</w:t>
      </w:r>
      <w:r w:rsidR="006E2A7F" w:rsidRPr="00ED1C09">
        <w:rPr>
          <w:rFonts w:cs="Times New Roman"/>
        </w:rPr>
        <w:t>-</w:t>
      </w:r>
      <w:r w:rsidRPr="008B2B43">
        <w:rPr>
          <w:rFonts w:cs="Times New Roman"/>
        </w:rPr>
        <w:t xml:space="preserve">8 </w:t>
      </w:r>
      <w:proofErr w:type="spellStart"/>
      <w:r w:rsidRPr="008B2B43">
        <w:rPr>
          <w:rFonts w:cs="Times New Roman"/>
        </w:rPr>
        <w:t>μg</w:t>
      </w:r>
      <w:proofErr w:type="spellEnd"/>
      <w:r w:rsidRPr="008B2B43">
        <w:rPr>
          <w:rFonts w:cs="Times New Roman"/>
        </w:rPr>
        <w:t>/mL</w:t>
      </w:r>
      <w:r w:rsidRPr="008B2B43">
        <w:rPr>
          <w:rFonts w:cs="Times New Roman"/>
        </w:rPr>
        <w:t>。</w:t>
      </w:r>
    </w:p>
    <w:p w14:paraId="222F83DD" w14:textId="638207B6" w:rsidR="006E2A7F" w:rsidRPr="007F7677" w:rsidRDefault="006E2A7F" w:rsidP="001B5321">
      <w:pPr>
        <w:spacing w:line="400" w:lineRule="exact"/>
      </w:pPr>
      <w:r w:rsidRPr="007F7677">
        <w:rPr>
          <w:rFonts w:hint="eastAsia"/>
        </w:rPr>
        <w:t>具体实验方法：</w:t>
      </w:r>
    </w:p>
    <w:p w14:paraId="0E6EB094" w14:textId="059D919A" w:rsidR="006E2A7F" w:rsidRPr="007F7677" w:rsidRDefault="006E2A7F" w:rsidP="001B5321">
      <w:pPr>
        <w:spacing w:line="400" w:lineRule="exact"/>
      </w:pPr>
      <w:r w:rsidRPr="007F7677">
        <w:rPr>
          <w:rFonts w:hint="eastAsia"/>
        </w:rPr>
        <w:t>Day</w:t>
      </w:r>
      <w:r w:rsidRPr="007F7677">
        <w:t>1</w:t>
      </w:r>
      <w:r w:rsidRPr="007F7677">
        <w:rPr>
          <w:rFonts w:hint="eastAsia"/>
        </w:rPr>
        <w:t>：</w:t>
      </w:r>
    </w:p>
    <w:p w14:paraId="35D5C75E" w14:textId="77777777" w:rsidR="006E2A7F" w:rsidRPr="007F7677" w:rsidRDefault="006E2A7F" w:rsidP="001B5321">
      <w:pPr>
        <w:spacing w:line="400" w:lineRule="exact"/>
      </w:pPr>
      <w:r w:rsidRPr="007F7677">
        <w:rPr>
          <w:rFonts w:hint="eastAsia"/>
        </w:rPr>
        <w:t>细胞铺板，建议在</w:t>
      </w:r>
      <w:r w:rsidRPr="007F7677">
        <w:rPr>
          <w:rFonts w:hint="eastAsia"/>
        </w:rPr>
        <w:t>96</w:t>
      </w:r>
      <w:r w:rsidRPr="007F7677">
        <w:rPr>
          <w:rFonts w:hint="eastAsia"/>
        </w:rPr>
        <w:t>孔板培养待转染细胞，每孔</w:t>
      </w:r>
      <w:r w:rsidRPr="007F7677">
        <w:rPr>
          <w:rFonts w:hint="eastAsia"/>
        </w:rPr>
        <w:t>1</w:t>
      </w:r>
      <w:r w:rsidRPr="007F7677">
        <w:rPr>
          <w:rFonts w:hint="eastAsia"/>
        </w:rPr>
        <w:t>×</w:t>
      </w:r>
      <w:r w:rsidRPr="007F7677">
        <w:rPr>
          <w:rFonts w:hint="eastAsia"/>
        </w:rPr>
        <w:t>10</w:t>
      </w:r>
      <w:r w:rsidRPr="007F7677">
        <w:rPr>
          <w:rFonts w:hint="eastAsia"/>
          <w:vertAlign w:val="superscript"/>
        </w:rPr>
        <w:t>4</w:t>
      </w:r>
      <w:r w:rsidRPr="007F7677">
        <w:rPr>
          <w:rFonts w:hint="eastAsia"/>
        </w:rPr>
        <w:t>。</w:t>
      </w:r>
    </w:p>
    <w:p w14:paraId="02EA2440" w14:textId="186DBE96" w:rsidR="006E2A7F" w:rsidRPr="007F7677" w:rsidRDefault="006E2A7F" w:rsidP="001B5321">
      <w:pPr>
        <w:spacing w:line="400" w:lineRule="exact"/>
      </w:pPr>
      <w:r w:rsidRPr="007F7677">
        <w:rPr>
          <w:rFonts w:hint="eastAsia"/>
        </w:rPr>
        <w:t>Day2</w:t>
      </w:r>
      <w:r w:rsidRPr="007F7677">
        <w:rPr>
          <w:rFonts w:hint="eastAsia"/>
        </w:rPr>
        <w:t>：</w:t>
      </w:r>
    </w:p>
    <w:p w14:paraId="453536E4" w14:textId="2651A1CF" w:rsidR="006E2A7F" w:rsidRPr="008B2B43" w:rsidRDefault="006E2A7F" w:rsidP="001B5321">
      <w:pPr>
        <w:spacing w:line="400" w:lineRule="exact"/>
        <w:rPr>
          <w:rFonts w:cs="Times New Roman"/>
        </w:rPr>
      </w:pPr>
      <w:r w:rsidRPr="00ED1C09">
        <w:rPr>
          <w:rFonts w:cs="Times New Roman"/>
        </w:rPr>
        <w:t>加入不同浓度的</w:t>
      </w:r>
      <w:r w:rsidRPr="00ED1C09">
        <w:rPr>
          <w:rFonts w:cs="Times New Roman"/>
        </w:rPr>
        <w:t>polybrene</w:t>
      </w:r>
      <w:r w:rsidRPr="00ED1C09">
        <w:rPr>
          <w:rFonts w:cs="Times New Roman"/>
        </w:rPr>
        <w:t>，建议梯度范围为</w:t>
      </w:r>
      <w:r w:rsidRPr="00ED1C09">
        <w:rPr>
          <w:rFonts w:cs="Times New Roman"/>
        </w:rPr>
        <w:t>1</w:t>
      </w:r>
      <w:r w:rsidRPr="008B2B43">
        <w:rPr>
          <w:rFonts w:cs="Times New Roman"/>
        </w:rPr>
        <w:t>-10</w:t>
      </w:r>
      <w:r w:rsidRPr="00ED1C09">
        <w:rPr>
          <w:rFonts w:cs="Times New Roman"/>
        </w:rPr>
        <w:t>μg</w:t>
      </w:r>
      <w:r w:rsidRPr="008B2B43">
        <w:rPr>
          <w:rFonts w:cs="Times New Roman"/>
        </w:rPr>
        <w:t>/</w:t>
      </w:r>
      <w:r w:rsidRPr="00ED1C09">
        <w:rPr>
          <w:rFonts w:cs="Times New Roman"/>
        </w:rPr>
        <w:t>m</w:t>
      </w:r>
      <w:r w:rsidRPr="008B2B43">
        <w:rPr>
          <w:rFonts w:cs="Times New Roman"/>
        </w:rPr>
        <w:t>L</w:t>
      </w:r>
      <w:r w:rsidRPr="00ED1C09">
        <w:rPr>
          <w:rFonts w:cs="Times New Roman"/>
        </w:rPr>
        <w:t>。</w:t>
      </w:r>
    </w:p>
    <w:p w14:paraId="24B93DFE" w14:textId="35E8EAEC" w:rsidR="006E2A7F" w:rsidRPr="008B2B43" w:rsidRDefault="006E2A7F" w:rsidP="001B5321">
      <w:pPr>
        <w:spacing w:line="400" w:lineRule="exact"/>
        <w:rPr>
          <w:rFonts w:cs="Times New Roman"/>
        </w:rPr>
      </w:pPr>
      <w:r w:rsidRPr="00ED1C09">
        <w:rPr>
          <w:rFonts w:cs="Times New Roman"/>
        </w:rPr>
        <w:t>Day</w:t>
      </w:r>
      <w:r w:rsidRPr="008B2B43">
        <w:rPr>
          <w:rFonts w:cs="Times New Roman"/>
        </w:rPr>
        <w:t>3</w:t>
      </w:r>
      <w:r w:rsidRPr="00ED1C09">
        <w:rPr>
          <w:rFonts w:cs="Times New Roman"/>
        </w:rPr>
        <w:t>：</w:t>
      </w:r>
    </w:p>
    <w:p w14:paraId="43891D8D" w14:textId="03D5EE8C" w:rsidR="006E2A7F" w:rsidRPr="008B2B43" w:rsidRDefault="006E2A7F" w:rsidP="001B5321">
      <w:pPr>
        <w:spacing w:line="400" w:lineRule="exact"/>
        <w:rPr>
          <w:rFonts w:cs="Times New Roman"/>
        </w:rPr>
      </w:pPr>
      <w:r w:rsidRPr="00ED1C09">
        <w:rPr>
          <w:rFonts w:cs="Times New Roman"/>
        </w:rPr>
        <w:t>观察细胞生长状态，细胞形态，选择无明显毒性（无细胞漂浮，细胞形态好）的最大浓度，作为添加</w:t>
      </w:r>
      <w:r w:rsidRPr="00ED1C09">
        <w:rPr>
          <w:rFonts w:cs="Times New Roman"/>
        </w:rPr>
        <w:t>polybrene</w:t>
      </w:r>
      <w:r w:rsidRPr="00ED1C09">
        <w:rPr>
          <w:rFonts w:cs="Times New Roman"/>
        </w:rPr>
        <w:t>的浓度。</w:t>
      </w:r>
    </w:p>
    <w:p w14:paraId="45A4DB60" w14:textId="5BF34B18" w:rsidR="00580802" w:rsidRPr="007F7677" w:rsidRDefault="002A586F" w:rsidP="001B5321">
      <w:pPr>
        <w:pStyle w:val="2"/>
        <w:spacing w:line="400" w:lineRule="exact"/>
        <w:rPr>
          <w:rFonts w:ascii="Times New Roman" w:eastAsia="宋体" w:hAnsi="Times New Roman"/>
          <w:sz w:val="22"/>
          <w:szCs w:val="22"/>
        </w:rPr>
      </w:pPr>
      <w:bookmarkStart w:id="12" w:name="_Toc122337813"/>
      <w:r>
        <w:rPr>
          <w:rFonts w:ascii="Times New Roman" w:eastAsia="宋体" w:hAnsi="Times New Roman"/>
          <w:sz w:val="22"/>
          <w:szCs w:val="22"/>
        </w:rPr>
        <w:t>4</w:t>
      </w:r>
      <w:r w:rsidR="00580802" w:rsidRPr="007F7677">
        <w:rPr>
          <w:rFonts w:ascii="Times New Roman" w:eastAsia="宋体" w:hAnsi="Times New Roman"/>
          <w:sz w:val="22"/>
          <w:szCs w:val="22"/>
        </w:rPr>
        <w:t xml:space="preserve">.3 </w:t>
      </w:r>
      <w:r w:rsidR="00580802" w:rsidRPr="007F7677">
        <w:rPr>
          <w:rFonts w:ascii="Times New Roman" w:eastAsia="宋体" w:hAnsi="Times New Roman" w:hint="eastAsia"/>
          <w:sz w:val="22"/>
          <w:szCs w:val="22"/>
        </w:rPr>
        <w:t>慢病毒感染</w:t>
      </w:r>
      <w:bookmarkEnd w:id="12"/>
    </w:p>
    <w:p w14:paraId="513AE22E" w14:textId="7BDCC0B8" w:rsidR="00F061BE" w:rsidRPr="007F7677" w:rsidRDefault="00F061BE" w:rsidP="001B5321">
      <w:pPr>
        <w:spacing w:line="400" w:lineRule="exact"/>
      </w:pPr>
      <w:r w:rsidRPr="007F7677">
        <w:rPr>
          <w:rFonts w:hint="eastAsia"/>
        </w:rPr>
        <w:t>这里以</w:t>
      </w:r>
      <w:r w:rsidRPr="007F7677">
        <w:rPr>
          <w:rFonts w:hint="eastAsia"/>
        </w:rPr>
        <w:t>A</w:t>
      </w:r>
      <w:r w:rsidRPr="007F7677">
        <w:t>549</w:t>
      </w:r>
      <w:r w:rsidRPr="007F7677">
        <w:rPr>
          <w:rFonts w:hint="eastAsia"/>
        </w:rPr>
        <w:t>细胞为例“</w:t>
      </w:r>
    </w:p>
    <w:p w14:paraId="3FD143BC" w14:textId="233F5F61" w:rsidR="006E2A7F" w:rsidRPr="007F7677" w:rsidRDefault="006E2A7F" w:rsidP="001B5321">
      <w:pPr>
        <w:spacing w:line="400" w:lineRule="exact"/>
      </w:pPr>
      <w:r w:rsidRPr="007F7677">
        <w:rPr>
          <w:rFonts w:hint="eastAsia"/>
        </w:rPr>
        <w:t>Day1</w:t>
      </w:r>
      <w:r w:rsidRPr="007F7677">
        <w:rPr>
          <w:rFonts w:hint="eastAsia"/>
        </w:rPr>
        <w:t>：</w:t>
      </w:r>
    </w:p>
    <w:p w14:paraId="4ABAB6B1" w14:textId="77777777" w:rsidR="006C225E" w:rsidRPr="007F7677" w:rsidRDefault="00832631" w:rsidP="006C225E">
      <w:pPr>
        <w:spacing w:line="400" w:lineRule="exact"/>
      </w:pPr>
      <w:r w:rsidRPr="007F7677">
        <w:rPr>
          <w:noProof/>
        </w:rPr>
        <w:drawing>
          <wp:anchor distT="0" distB="0" distL="114300" distR="114300" simplePos="0" relativeHeight="251661312" behindDoc="0" locked="0" layoutInCell="1" allowOverlap="1" wp14:anchorId="0612ADBF" wp14:editId="171A2E71">
            <wp:simplePos x="0" y="0"/>
            <wp:positionH relativeFrom="margin">
              <wp:posOffset>435610</wp:posOffset>
            </wp:positionH>
            <wp:positionV relativeFrom="paragraph">
              <wp:posOffset>824865</wp:posOffset>
            </wp:positionV>
            <wp:extent cx="3956050" cy="1828800"/>
            <wp:effectExtent l="0" t="0" r="6350" b="0"/>
            <wp:wrapTopAndBottom/>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24994" b="9718"/>
                    <a:stretch/>
                  </pic:blipFill>
                  <pic:spPr bwMode="auto">
                    <a:xfrm>
                      <a:off x="0" y="0"/>
                      <a:ext cx="3956050" cy="1828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2A7F" w:rsidRPr="007F7677">
        <w:rPr>
          <w:rFonts w:hint="eastAsia"/>
        </w:rPr>
        <w:t>待感染</w:t>
      </w:r>
      <w:r w:rsidR="006E2A7F" w:rsidRPr="007F7677">
        <w:rPr>
          <w:rFonts w:hint="eastAsia"/>
        </w:rPr>
        <w:t>A549</w:t>
      </w:r>
      <w:r w:rsidR="006E2A7F" w:rsidRPr="007F7677">
        <w:rPr>
          <w:rFonts w:hint="eastAsia"/>
        </w:rPr>
        <w:t>细胞分别按过表达组、对照组两组进行铺板，</w:t>
      </w:r>
      <w:r w:rsidR="006E2A7F" w:rsidRPr="007F7677">
        <w:rPr>
          <w:rFonts w:hint="eastAsia"/>
        </w:rPr>
        <w:t xml:space="preserve"> 96</w:t>
      </w:r>
      <w:r w:rsidR="006E2A7F" w:rsidRPr="007F7677">
        <w:rPr>
          <w:rFonts w:hint="eastAsia"/>
        </w:rPr>
        <w:t>孔板</w:t>
      </w:r>
      <w:r w:rsidR="00F061BE" w:rsidRPr="007F7677">
        <w:rPr>
          <w:rFonts w:hint="eastAsia"/>
        </w:rPr>
        <w:t>（其他</w:t>
      </w:r>
      <w:r w:rsidRPr="007F7677">
        <w:rPr>
          <w:rFonts w:hint="eastAsia"/>
        </w:rPr>
        <w:t>孔</w:t>
      </w:r>
      <w:r w:rsidR="00F061BE" w:rsidRPr="007F7677">
        <w:rPr>
          <w:rFonts w:hint="eastAsia"/>
        </w:rPr>
        <w:t>板</w:t>
      </w:r>
      <w:r w:rsidRPr="007F7677">
        <w:rPr>
          <w:rFonts w:hint="eastAsia"/>
        </w:rPr>
        <w:t>完全培养基的量</w:t>
      </w:r>
      <w:r w:rsidR="00F061BE" w:rsidRPr="007F7677">
        <w:rPr>
          <w:rFonts w:hint="eastAsia"/>
        </w:rPr>
        <w:t>参考下表</w:t>
      </w:r>
      <w:r w:rsidRPr="007F7677">
        <w:rPr>
          <w:rFonts w:hint="eastAsia"/>
        </w:rPr>
        <w:t>）</w:t>
      </w:r>
      <w:r w:rsidR="006E2A7F" w:rsidRPr="007F7677">
        <w:rPr>
          <w:rFonts w:hint="eastAsia"/>
        </w:rPr>
        <w:t>中每孔接种</w:t>
      </w:r>
      <w:r w:rsidR="006E2A7F" w:rsidRPr="007F7677">
        <w:rPr>
          <w:rFonts w:hint="eastAsia"/>
        </w:rPr>
        <w:t xml:space="preserve">10000 </w:t>
      </w:r>
      <w:r w:rsidR="006E2A7F" w:rsidRPr="007F7677">
        <w:rPr>
          <w:rFonts w:hint="eastAsia"/>
        </w:rPr>
        <w:t>细胞</w:t>
      </w:r>
      <w:r w:rsidR="00F061BE" w:rsidRPr="007F7677">
        <w:rPr>
          <w:rFonts w:hint="eastAsia"/>
        </w:rPr>
        <w:t>，</w:t>
      </w:r>
      <w:r w:rsidR="006E2A7F" w:rsidRPr="007F7677">
        <w:rPr>
          <w:rFonts w:hint="eastAsia"/>
        </w:rPr>
        <w:t>每孔</w:t>
      </w:r>
      <w:r w:rsidR="006E2A7F" w:rsidRPr="007F7677">
        <w:rPr>
          <w:rFonts w:hint="eastAsia"/>
        </w:rPr>
        <w:t>100 µl</w:t>
      </w:r>
      <w:r w:rsidR="006E2A7F" w:rsidRPr="007F7677">
        <w:rPr>
          <w:rFonts w:hint="eastAsia"/>
        </w:rPr>
        <w:t>，通常情况下，该接种量细胞在感染后第</w:t>
      </w:r>
      <w:r w:rsidR="006E2A7F" w:rsidRPr="007F7677">
        <w:rPr>
          <w:rFonts w:hint="eastAsia"/>
        </w:rPr>
        <w:t xml:space="preserve"> 3 </w:t>
      </w:r>
      <w:r w:rsidR="006E2A7F" w:rsidRPr="007F7677">
        <w:rPr>
          <w:rFonts w:hint="eastAsia"/>
        </w:rPr>
        <w:t>天可生长至</w:t>
      </w:r>
      <w:r w:rsidR="006E2A7F" w:rsidRPr="007F7677">
        <w:rPr>
          <w:rFonts w:hint="eastAsia"/>
        </w:rPr>
        <w:t xml:space="preserve"> 80%-90% </w:t>
      </w:r>
      <w:r w:rsidR="006E2A7F" w:rsidRPr="007F7677">
        <w:rPr>
          <w:rFonts w:hint="eastAsia"/>
        </w:rPr>
        <w:t>融合度。</w:t>
      </w:r>
    </w:p>
    <w:p w14:paraId="0E755A85" w14:textId="1D0B048F" w:rsidR="006E2A7F" w:rsidRPr="007F7677" w:rsidRDefault="006C225E" w:rsidP="006C225E">
      <w:pPr>
        <w:spacing w:line="400" w:lineRule="exact"/>
        <w:ind w:firstLineChars="2300" w:firstLine="4830"/>
      </w:pPr>
      <w:r w:rsidRPr="007F7677">
        <w:rPr>
          <w:rFonts w:hint="eastAsia"/>
        </w:rPr>
        <w:t>注：本表参考汉</w:t>
      </w:r>
      <w:proofErr w:type="gramStart"/>
      <w:r w:rsidRPr="007F7677">
        <w:rPr>
          <w:rFonts w:hint="eastAsia"/>
        </w:rPr>
        <w:t>恒官网</w:t>
      </w:r>
      <w:proofErr w:type="gramEnd"/>
    </w:p>
    <w:p w14:paraId="471E5DD5" w14:textId="37A04FCC" w:rsidR="006E2A7F" w:rsidRPr="007F7677" w:rsidRDefault="006E2A7F" w:rsidP="001B5321">
      <w:pPr>
        <w:spacing w:line="400" w:lineRule="exact"/>
      </w:pPr>
      <w:r w:rsidRPr="007F7677">
        <w:rPr>
          <w:rFonts w:hint="eastAsia"/>
        </w:rPr>
        <w:t>Day2</w:t>
      </w:r>
      <w:r w:rsidRPr="007F7677">
        <w:rPr>
          <w:rFonts w:hint="eastAsia"/>
        </w:rPr>
        <w:t>：</w:t>
      </w:r>
    </w:p>
    <w:p w14:paraId="73029316" w14:textId="4C78372D" w:rsidR="006E2A7F" w:rsidRPr="007F7677" w:rsidRDefault="006E2A7F" w:rsidP="001B5321">
      <w:pPr>
        <w:spacing w:line="400" w:lineRule="exact"/>
      </w:pPr>
      <w:r w:rsidRPr="007F7677">
        <w:rPr>
          <w:rFonts w:hint="eastAsia"/>
        </w:rPr>
        <w:t>1</w:t>
      </w:r>
      <w:r w:rsidR="00832631" w:rsidRPr="007F7677">
        <w:rPr>
          <w:rFonts w:hint="eastAsia"/>
        </w:rPr>
        <w:t>）</w:t>
      </w:r>
      <w:r w:rsidRPr="007F7677">
        <w:rPr>
          <w:rFonts w:hint="eastAsia"/>
        </w:rPr>
        <w:t>观察细胞的生长状态，只有生长状态良好且融合度约</w:t>
      </w:r>
      <w:r w:rsidRPr="007F7677">
        <w:rPr>
          <w:rFonts w:hint="eastAsia"/>
        </w:rPr>
        <w:t>60-70%</w:t>
      </w:r>
      <w:r w:rsidRPr="007F7677">
        <w:rPr>
          <w:rFonts w:hint="eastAsia"/>
        </w:rPr>
        <w:t>的细胞才能用于下一步的病毒感染实验。病毒液解冻前，在含</w:t>
      </w:r>
      <w:r w:rsidRPr="007F7677">
        <w:rPr>
          <w:rFonts w:hint="eastAsia"/>
        </w:rPr>
        <w:t>10%</w:t>
      </w:r>
      <w:r w:rsidRPr="007F7677">
        <w:rPr>
          <w:rFonts w:hint="eastAsia"/>
        </w:rPr>
        <w:t>胎牛血清</w:t>
      </w:r>
      <w:r w:rsidRPr="007F7677">
        <w:rPr>
          <w:rFonts w:hint="eastAsia"/>
        </w:rPr>
        <w:t>RPMI 1640</w:t>
      </w:r>
      <w:r w:rsidRPr="007F7677">
        <w:rPr>
          <w:rFonts w:hint="eastAsia"/>
        </w:rPr>
        <w:t>培养基中加入</w:t>
      </w:r>
      <w:r w:rsidRPr="007F7677">
        <w:rPr>
          <w:rFonts w:hint="eastAsia"/>
        </w:rPr>
        <w:t>polybrene</w:t>
      </w:r>
      <w:r w:rsidRPr="007F7677">
        <w:rPr>
          <w:rFonts w:hint="eastAsia"/>
        </w:rPr>
        <w:t>（聚凝胺）</w:t>
      </w:r>
      <w:r w:rsidRPr="007F7677">
        <w:rPr>
          <w:rFonts w:hint="eastAsia"/>
        </w:rPr>
        <w:t xml:space="preserve"> </w:t>
      </w:r>
      <w:r w:rsidRPr="007F7677">
        <w:rPr>
          <w:rFonts w:hint="eastAsia"/>
        </w:rPr>
        <w:t>，计算病毒加入量，使其终浓度为</w:t>
      </w:r>
      <w:r w:rsidRPr="007F7677">
        <w:rPr>
          <w:rFonts w:hint="eastAsia"/>
        </w:rPr>
        <w:t>6</w:t>
      </w:r>
      <w:r w:rsidRPr="007F7677">
        <w:rPr>
          <w:rFonts w:cs="Times New Roman"/>
        </w:rPr>
        <w:t>μg/ml</w:t>
      </w:r>
      <w:r w:rsidRPr="007F7677">
        <w:rPr>
          <w:rFonts w:hint="eastAsia"/>
        </w:rPr>
        <w:t>，混合均匀，尽量不要产生气泡。</w:t>
      </w:r>
    </w:p>
    <w:p w14:paraId="44D1A39C" w14:textId="2D6D0DDC" w:rsidR="006E2A7F" w:rsidRPr="007F7677" w:rsidRDefault="006E2A7F" w:rsidP="001B5321">
      <w:pPr>
        <w:spacing w:line="400" w:lineRule="exact"/>
      </w:pPr>
      <w:r w:rsidRPr="007F7677">
        <w:rPr>
          <w:rFonts w:hint="eastAsia"/>
        </w:rPr>
        <w:t>2</w:t>
      </w:r>
      <w:r w:rsidR="00832631" w:rsidRPr="007F7677">
        <w:rPr>
          <w:rFonts w:hint="eastAsia"/>
        </w:rPr>
        <w:t>）</w:t>
      </w:r>
      <w:r w:rsidRPr="007F7677">
        <w:rPr>
          <w:rFonts w:hint="eastAsia"/>
        </w:rPr>
        <w:t>取出</w:t>
      </w:r>
      <w:r w:rsidRPr="007F7677">
        <w:rPr>
          <w:rFonts w:hint="eastAsia"/>
        </w:rPr>
        <w:t>- 80</w:t>
      </w:r>
      <w:r w:rsidRPr="007F7677">
        <w:rPr>
          <w:rFonts w:hint="eastAsia"/>
        </w:rPr>
        <w:t>℃冻存的病毒液</w:t>
      </w:r>
      <w:r w:rsidRPr="007F7677">
        <w:rPr>
          <w:rFonts w:hint="eastAsia"/>
        </w:rPr>
        <w:t xml:space="preserve"> </w:t>
      </w:r>
      <w:r w:rsidRPr="007F7677">
        <w:rPr>
          <w:rFonts w:hint="eastAsia"/>
        </w:rPr>
        <w:t>，冰上融化</w:t>
      </w:r>
      <w:r w:rsidRPr="007F7677">
        <w:rPr>
          <w:rFonts w:hint="eastAsia"/>
        </w:rPr>
        <w:t xml:space="preserve"> </w:t>
      </w:r>
      <w:r w:rsidRPr="007F7677">
        <w:rPr>
          <w:rFonts w:hint="eastAsia"/>
        </w:rPr>
        <w:t>。按照</w:t>
      </w:r>
      <w:r w:rsidRPr="007F7677">
        <w:rPr>
          <w:rFonts w:hint="eastAsia"/>
        </w:rPr>
        <w:t xml:space="preserve"> MOI A549</w:t>
      </w:r>
      <w:r w:rsidRPr="007F7677">
        <w:rPr>
          <w:rFonts w:hint="eastAsia"/>
        </w:rPr>
        <w:t>为</w:t>
      </w:r>
      <w:r w:rsidRPr="007F7677">
        <w:rPr>
          <w:rFonts w:hint="eastAsia"/>
        </w:rPr>
        <w:t>20</w:t>
      </w:r>
      <w:r w:rsidRPr="007F7677">
        <w:rPr>
          <w:rFonts w:hint="eastAsia"/>
        </w:rPr>
        <w:t>，准确计算好慢病毒原液稀释至含</w:t>
      </w:r>
      <w:r w:rsidRPr="007F7677">
        <w:rPr>
          <w:rFonts w:hint="eastAsia"/>
        </w:rPr>
        <w:t>polybrene</w:t>
      </w:r>
      <w:r w:rsidRPr="007F7677">
        <w:rPr>
          <w:rFonts w:hint="eastAsia"/>
        </w:rPr>
        <w:t>的培养基中，轻柔混匀，使</w:t>
      </w:r>
      <w:r w:rsidRPr="007F7677">
        <w:rPr>
          <w:rFonts w:hint="eastAsia"/>
        </w:rPr>
        <w:t>polybrene</w:t>
      </w:r>
      <w:r w:rsidRPr="007F7677">
        <w:rPr>
          <w:rFonts w:hint="eastAsia"/>
        </w:rPr>
        <w:t>终浓度为</w:t>
      </w:r>
      <w:r w:rsidRPr="007F7677">
        <w:rPr>
          <w:rFonts w:hint="eastAsia"/>
        </w:rPr>
        <w:t>6</w:t>
      </w:r>
      <w:r w:rsidR="00832631" w:rsidRPr="007F7677">
        <w:rPr>
          <w:rFonts w:cs="Times New Roman"/>
        </w:rPr>
        <w:t>μ</w:t>
      </w:r>
      <w:r w:rsidRPr="007F7677">
        <w:rPr>
          <w:rFonts w:cs="Times New Roman"/>
        </w:rPr>
        <w:t>g/mL</w:t>
      </w:r>
      <w:r w:rsidRPr="007F7677">
        <w:rPr>
          <w:rFonts w:hint="eastAsia"/>
        </w:rPr>
        <w:t>。</w:t>
      </w:r>
      <w:r w:rsidRPr="007F7677">
        <w:rPr>
          <w:rFonts w:hint="eastAsia"/>
        </w:rPr>
        <w:t>96</w:t>
      </w:r>
      <w:r w:rsidRPr="007F7677">
        <w:rPr>
          <w:rFonts w:hint="eastAsia"/>
        </w:rPr>
        <w:t>孔板感染时每孔体系为</w:t>
      </w:r>
      <w:r w:rsidRPr="007F7677">
        <w:rPr>
          <w:rFonts w:hint="eastAsia"/>
        </w:rPr>
        <w:t>100 µl</w:t>
      </w:r>
      <w:r w:rsidRPr="007F7677">
        <w:rPr>
          <w:rFonts w:hint="eastAsia"/>
        </w:rPr>
        <w:t>（尽可能保证所获得的含有慢病毒的培养基的总体积为最小体积，以期获得最佳的感染效率</w:t>
      </w:r>
    </w:p>
    <w:p w14:paraId="397E71D0" w14:textId="77777777" w:rsidR="006E2A7F" w:rsidRPr="007F7677" w:rsidRDefault="006E2A7F" w:rsidP="001B5321">
      <w:pPr>
        <w:spacing w:line="400" w:lineRule="exact"/>
      </w:pPr>
      <w:r w:rsidRPr="007F7677">
        <w:rPr>
          <w:rFonts w:hint="eastAsia"/>
        </w:rPr>
        <w:t>慢病毒添加量</w:t>
      </w:r>
      <w:r w:rsidRPr="007F7677">
        <w:rPr>
          <w:rFonts w:hint="eastAsia"/>
        </w:rPr>
        <w:t>=</w:t>
      </w:r>
      <w:r w:rsidRPr="007F7677">
        <w:rPr>
          <w:rFonts w:hint="eastAsia"/>
        </w:rPr>
        <w:t>（感染细胞数×</w:t>
      </w:r>
      <w:r w:rsidRPr="007F7677">
        <w:rPr>
          <w:rFonts w:hint="eastAsia"/>
        </w:rPr>
        <w:t>MOI</w:t>
      </w:r>
      <w:r w:rsidRPr="007F7677">
        <w:rPr>
          <w:rFonts w:hint="eastAsia"/>
        </w:rPr>
        <w:t>）</w:t>
      </w:r>
      <w:r w:rsidRPr="007F7677">
        <w:rPr>
          <w:rFonts w:hint="eastAsia"/>
        </w:rPr>
        <w:t>/</w:t>
      </w:r>
      <w:r w:rsidRPr="007F7677">
        <w:rPr>
          <w:rFonts w:hint="eastAsia"/>
        </w:rPr>
        <w:t>病毒滴度</w:t>
      </w:r>
      <w:r w:rsidRPr="007F7677">
        <w:rPr>
          <w:rFonts w:hint="eastAsia"/>
        </w:rPr>
        <w:t xml:space="preserve"> </w:t>
      </w:r>
    </w:p>
    <w:p w14:paraId="42E0FFBF" w14:textId="28A585A9" w:rsidR="006E2A7F" w:rsidRPr="007F7677" w:rsidRDefault="006E2A7F" w:rsidP="001B5321">
      <w:pPr>
        <w:spacing w:line="400" w:lineRule="exact"/>
      </w:pPr>
      <w:r w:rsidRPr="007F7677">
        <w:rPr>
          <w:rFonts w:hint="eastAsia"/>
        </w:rPr>
        <w:t>3</w:t>
      </w:r>
      <w:r w:rsidR="00832631" w:rsidRPr="007F7677">
        <w:rPr>
          <w:rFonts w:hint="eastAsia"/>
        </w:rPr>
        <w:t>）</w:t>
      </w:r>
      <w:r w:rsidRPr="007F7677">
        <w:rPr>
          <w:rFonts w:hint="eastAsia"/>
        </w:rPr>
        <w:t>病毒液准备好后，从培养箱中拿出细胞，贴壁吸去细胞孔内的旧培养基，再按照各分组加入准确体积的病毒稀释液。置于</w:t>
      </w:r>
      <w:r w:rsidRPr="007F7677">
        <w:rPr>
          <w:rFonts w:hint="eastAsia"/>
        </w:rPr>
        <w:t>37</w:t>
      </w:r>
      <w:r w:rsidRPr="007F7677">
        <w:rPr>
          <w:rFonts w:hint="eastAsia"/>
        </w:rPr>
        <w:t>℃、</w:t>
      </w:r>
      <w:r w:rsidRPr="007F7677">
        <w:rPr>
          <w:rFonts w:hint="eastAsia"/>
        </w:rPr>
        <w:t>5%CO2</w:t>
      </w:r>
      <w:r w:rsidRPr="007F7677">
        <w:rPr>
          <w:rFonts w:hint="eastAsia"/>
        </w:rPr>
        <w:t>孵</w:t>
      </w:r>
      <w:r w:rsidRPr="007F7677">
        <w:rPr>
          <w:rFonts w:hint="eastAsia"/>
        </w:rPr>
        <w:t>/</w:t>
      </w:r>
      <w:r w:rsidRPr="007F7677">
        <w:rPr>
          <w:rFonts w:hint="eastAsia"/>
        </w:rPr>
        <w:t>箱孵育过夜。</w:t>
      </w:r>
    </w:p>
    <w:p w14:paraId="4CC00B4B" w14:textId="76BAE427" w:rsidR="006E2A7F" w:rsidRPr="007F7677" w:rsidRDefault="006E2A7F" w:rsidP="001B5321">
      <w:pPr>
        <w:spacing w:line="400" w:lineRule="exact"/>
      </w:pPr>
      <w:r w:rsidRPr="007F7677">
        <w:rPr>
          <w:rFonts w:hint="eastAsia"/>
        </w:rPr>
        <w:t>4</w:t>
      </w:r>
      <w:r w:rsidR="00832631" w:rsidRPr="007F7677">
        <w:rPr>
          <w:rFonts w:hint="eastAsia"/>
        </w:rPr>
        <w:t>）</w:t>
      </w:r>
      <w:r w:rsidRPr="007F7677">
        <w:rPr>
          <w:rFonts w:hint="eastAsia"/>
        </w:rPr>
        <w:t>感染后</w:t>
      </w:r>
      <w:r w:rsidRPr="007F7677">
        <w:rPr>
          <w:rFonts w:hint="eastAsia"/>
        </w:rPr>
        <w:t>4h</w:t>
      </w:r>
      <w:r w:rsidRPr="007F7677">
        <w:rPr>
          <w:rFonts w:hint="eastAsia"/>
        </w:rPr>
        <w:t>内注意观察细胞的生长状态是否有显著毒性作用。（如果慢病毒对细胞有明显毒性作用而影响细胞生长状态，则在感染</w:t>
      </w:r>
      <w:r w:rsidRPr="007F7677">
        <w:rPr>
          <w:rFonts w:hint="eastAsia"/>
        </w:rPr>
        <w:t xml:space="preserve"> 4 h</w:t>
      </w:r>
      <w:r w:rsidRPr="007F7677">
        <w:rPr>
          <w:rFonts w:hint="eastAsia"/>
        </w:rPr>
        <w:t>后更换为含</w:t>
      </w:r>
      <w:r w:rsidRPr="007F7677">
        <w:rPr>
          <w:rFonts w:hint="eastAsia"/>
        </w:rPr>
        <w:t>10%</w:t>
      </w:r>
      <w:r w:rsidRPr="007F7677">
        <w:rPr>
          <w:rFonts w:hint="eastAsia"/>
        </w:rPr>
        <w:t>胎牛血清的</w:t>
      </w:r>
      <w:r w:rsidRPr="007F7677">
        <w:rPr>
          <w:rFonts w:hint="eastAsia"/>
        </w:rPr>
        <w:t>RPMI 1640</w:t>
      </w:r>
      <w:r w:rsidRPr="007F7677">
        <w:rPr>
          <w:rFonts w:hint="eastAsia"/>
        </w:rPr>
        <w:t>培养基</w:t>
      </w:r>
      <w:r w:rsidR="00832631" w:rsidRPr="007F7677">
        <w:t>2</w:t>
      </w:r>
      <w:r w:rsidRPr="007F7677">
        <w:rPr>
          <w:rFonts w:hint="eastAsia"/>
        </w:rPr>
        <w:t>00</w:t>
      </w:r>
      <w:r w:rsidR="00832631" w:rsidRPr="007F7677">
        <w:rPr>
          <w:rFonts w:cs="Times New Roman"/>
        </w:rPr>
        <w:t>μ</w:t>
      </w:r>
      <w:r w:rsidRPr="007F7677">
        <w:rPr>
          <w:rFonts w:cs="Times New Roman"/>
        </w:rPr>
        <w:t>L</w:t>
      </w:r>
      <w:r w:rsidRPr="007F7677">
        <w:rPr>
          <w:rFonts w:hint="eastAsia"/>
        </w:rPr>
        <w:t>并继续培养。）</w:t>
      </w:r>
    </w:p>
    <w:p w14:paraId="7E7E0BF7" w14:textId="77777777" w:rsidR="006E2A7F" w:rsidRPr="007F7677" w:rsidRDefault="006E2A7F" w:rsidP="001B5321">
      <w:pPr>
        <w:spacing w:line="400" w:lineRule="exact"/>
      </w:pPr>
      <w:r w:rsidRPr="007F7677">
        <w:rPr>
          <w:rFonts w:hint="eastAsia"/>
        </w:rPr>
        <w:t>Day3</w:t>
      </w:r>
      <w:r w:rsidRPr="007F7677">
        <w:rPr>
          <w:rFonts w:hint="eastAsia"/>
        </w:rPr>
        <w:t>：</w:t>
      </w:r>
    </w:p>
    <w:p w14:paraId="449E0D20" w14:textId="282C6709" w:rsidR="006E2A7F" w:rsidRPr="007F7677" w:rsidRDefault="006E2A7F" w:rsidP="001B5321">
      <w:pPr>
        <w:spacing w:line="400" w:lineRule="exact"/>
      </w:pPr>
      <w:r w:rsidRPr="007F7677">
        <w:rPr>
          <w:rFonts w:hint="eastAsia"/>
        </w:rPr>
        <w:t>感染</w:t>
      </w:r>
      <w:r w:rsidRPr="007F7677">
        <w:rPr>
          <w:rFonts w:hint="eastAsia"/>
        </w:rPr>
        <w:t>24h</w:t>
      </w:r>
      <w:r w:rsidRPr="007F7677">
        <w:rPr>
          <w:rFonts w:hint="eastAsia"/>
        </w:rPr>
        <w:t>后，各分组均更换为含</w:t>
      </w:r>
      <w:r w:rsidRPr="007F7677">
        <w:rPr>
          <w:rFonts w:hint="eastAsia"/>
        </w:rPr>
        <w:t>10%</w:t>
      </w:r>
      <w:r w:rsidRPr="007F7677">
        <w:rPr>
          <w:rFonts w:hint="eastAsia"/>
        </w:rPr>
        <w:t>胎牛血清的</w:t>
      </w:r>
      <w:r w:rsidRPr="007F7677">
        <w:rPr>
          <w:rFonts w:hint="eastAsia"/>
        </w:rPr>
        <w:t>RPMI 1640</w:t>
      </w:r>
      <w:r w:rsidRPr="007F7677">
        <w:rPr>
          <w:rFonts w:hint="eastAsia"/>
        </w:rPr>
        <w:t>培养基</w:t>
      </w:r>
      <w:r w:rsidRPr="007F7677">
        <w:rPr>
          <w:rFonts w:hint="eastAsia"/>
        </w:rPr>
        <w:t>200</w:t>
      </w:r>
      <w:r w:rsidR="00832631" w:rsidRPr="007F7677">
        <w:rPr>
          <w:rFonts w:cs="Times New Roman"/>
        </w:rPr>
        <w:t>μL</w:t>
      </w:r>
      <w:r w:rsidRPr="007F7677">
        <w:rPr>
          <w:rFonts w:hint="eastAsia"/>
        </w:rPr>
        <w:t>/</w:t>
      </w:r>
      <w:r w:rsidRPr="007F7677">
        <w:rPr>
          <w:rFonts w:hint="eastAsia"/>
        </w:rPr>
        <w:t>孔并继续培养。</w:t>
      </w:r>
    </w:p>
    <w:p w14:paraId="7E6A4AFB" w14:textId="0AC15986" w:rsidR="006E2A7F" w:rsidRPr="007F7677" w:rsidRDefault="006E2A7F" w:rsidP="001B5321">
      <w:pPr>
        <w:spacing w:line="400" w:lineRule="exact"/>
      </w:pPr>
      <w:r w:rsidRPr="007F7677">
        <w:rPr>
          <w:rFonts w:hint="eastAsia"/>
        </w:rPr>
        <w:t>Day</w:t>
      </w:r>
      <w:r w:rsidR="00832631" w:rsidRPr="007F7677">
        <w:t>4-</w:t>
      </w:r>
      <w:r w:rsidRPr="007F7677">
        <w:rPr>
          <w:rFonts w:hint="eastAsia"/>
        </w:rPr>
        <w:t>5</w:t>
      </w:r>
      <w:r w:rsidRPr="007F7677">
        <w:rPr>
          <w:rFonts w:hint="eastAsia"/>
        </w:rPr>
        <w:t>：</w:t>
      </w:r>
    </w:p>
    <w:p w14:paraId="6D5C07E2" w14:textId="0280E390" w:rsidR="006E2A7F" w:rsidRPr="008B2B43" w:rsidRDefault="006E2A7F" w:rsidP="001B5321">
      <w:pPr>
        <w:spacing w:line="400" w:lineRule="exact"/>
        <w:rPr>
          <w:rFonts w:cs="Times New Roman"/>
        </w:rPr>
      </w:pPr>
      <w:r w:rsidRPr="00ED1C09">
        <w:rPr>
          <w:rFonts w:cs="Times New Roman"/>
        </w:rPr>
        <w:t>感染</w:t>
      </w:r>
      <w:r w:rsidR="00832631" w:rsidRPr="00ED1C09">
        <w:rPr>
          <w:rFonts w:cs="Times New Roman"/>
        </w:rPr>
        <w:t>2</w:t>
      </w:r>
      <w:r w:rsidR="00832631" w:rsidRPr="008B2B43">
        <w:rPr>
          <w:rFonts w:cs="Times New Roman"/>
        </w:rPr>
        <w:t>-</w:t>
      </w:r>
      <w:r w:rsidRPr="00ED1C09">
        <w:rPr>
          <w:rFonts w:cs="Times New Roman"/>
        </w:rPr>
        <w:t>3d</w:t>
      </w:r>
      <w:r w:rsidRPr="00ED1C09">
        <w:rPr>
          <w:rFonts w:cs="Times New Roman"/>
        </w:rPr>
        <w:t>后，在倒置荧光显微镜观察荧光表达情况，观察荧光表达较稳定后，即可用胰酶消化，传入</w:t>
      </w:r>
      <w:r w:rsidRPr="00ED1C09">
        <w:rPr>
          <w:rFonts w:cs="Times New Roman"/>
        </w:rPr>
        <w:t>24</w:t>
      </w:r>
      <w:r w:rsidRPr="00ED1C09">
        <w:rPr>
          <w:rFonts w:cs="Times New Roman"/>
        </w:rPr>
        <w:t>孔板内，开始加入含嘌呤霉素（</w:t>
      </w:r>
      <w:r w:rsidRPr="00ED1C09">
        <w:rPr>
          <w:rFonts w:cs="Times New Roman"/>
        </w:rPr>
        <w:t>2</w:t>
      </w:r>
      <w:r w:rsidR="00832631" w:rsidRPr="00ED1C09">
        <w:rPr>
          <w:rFonts w:cs="Times New Roman"/>
        </w:rPr>
        <w:t>μ</w:t>
      </w:r>
      <w:r w:rsidRPr="00ED1C09">
        <w:rPr>
          <w:rFonts w:cs="Times New Roman"/>
        </w:rPr>
        <w:t>g/mL</w:t>
      </w:r>
      <w:r w:rsidRPr="00ED1C09">
        <w:rPr>
          <w:rFonts w:cs="Times New Roman"/>
        </w:rPr>
        <w:t>）</w:t>
      </w:r>
      <w:r w:rsidRPr="00ED1C09">
        <w:rPr>
          <w:rFonts w:cs="Times New Roman"/>
        </w:rPr>
        <w:t xml:space="preserve"> </w:t>
      </w:r>
      <w:r w:rsidRPr="00ED1C09">
        <w:rPr>
          <w:rFonts w:cs="Times New Roman"/>
        </w:rPr>
        <w:t>的完全培养基进行筛选。</w:t>
      </w:r>
    </w:p>
    <w:p w14:paraId="26F6D540" w14:textId="2D25C8E4" w:rsidR="00AF7BBD" w:rsidRPr="007F7677" w:rsidRDefault="002A586F" w:rsidP="001B5321">
      <w:pPr>
        <w:pStyle w:val="1"/>
        <w:spacing w:line="400" w:lineRule="exact"/>
        <w:rPr>
          <w:sz w:val="24"/>
          <w:szCs w:val="28"/>
        </w:rPr>
      </w:pPr>
      <w:bookmarkStart w:id="13" w:name="_Toc122337814"/>
      <w:r>
        <w:rPr>
          <w:rFonts w:hint="eastAsia"/>
          <w:sz w:val="24"/>
          <w:szCs w:val="28"/>
        </w:rPr>
        <w:t>五</w:t>
      </w:r>
      <w:r w:rsidR="00AF7BBD" w:rsidRPr="007F7677">
        <w:rPr>
          <w:rFonts w:hint="eastAsia"/>
          <w:sz w:val="24"/>
          <w:szCs w:val="28"/>
        </w:rPr>
        <w:t>、目的细胞株的筛选与鉴定</w:t>
      </w:r>
      <w:bookmarkEnd w:id="13"/>
    </w:p>
    <w:p w14:paraId="066A2B3F" w14:textId="00CF5FB8" w:rsidR="00580802" w:rsidRPr="007F7677" w:rsidRDefault="002A586F" w:rsidP="001B5321">
      <w:pPr>
        <w:pStyle w:val="2"/>
        <w:spacing w:line="400" w:lineRule="exact"/>
        <w:rPr>
          <w:rFonts w:ascii="Times New Roman" w:eastAsia="宋体" w:hAnsi="Times New Roman"/>
          <w:sz w:val="22"/>
          <w:szCs w:val="22"/>
        </w:rPr>
      </w:pPr>
      <w:bookmarkStart w:id="14" w:name="_Toc122337815"/>
      <w:r>
        <w:rPr>
          <w:rFonts w:ascii="Times New Roman" w:eastAsia="宋体" w:hAnsi="Times New Roman"/>
          <w:sz w:val="22"/>
          <w:szCs w:val="22"/>
        </w:rPr>
        <w:t>5</w:t>
      </w:r>
      <w:r w:rsidR="00580802" w:rsidRPr="007F7677">
        <w:rPr>
          <w:rFonts w:ascii="Times New Roman" w:eastAsia="宋体" w:hAnsi="Times New Roman"/>
          <w:sz w:val="22"/>
          <w:szCs w:val="22"/>
        </w:rPr>
        <w:t xml:space="preserve">.1 </w:t>
      </w:r>
      <w:r w:rsidR="00580802" w:rsidRPr="007F7677">
        <w:rPr>
          <w:rFonts w:ascii="Times New Roman" w:eastAsia="宋体" w:hAnsi="Times New Roman" w:hint="eastAsia"/>
          <w:sz w:val="22"/>
          <w:szCs w:val="22"/>
        </w:rPr>
        <w:t>目的细胞株的筛选</w:t>
      </w:r>
      <w:bookmarkEnd w:id="14"/>
    </w:p>
    <w:p w14:paraId="27CD9F87" w14:textId="77777777" w:rsidR="001B5321" w:rsidRPr="007F7677" w:rsidRDefault="00832631" w:rsidP="001B5321">
      <w:pPr>
        <w:spacing w:line="400" w:lineRule="exact"/>
        <w:ind w:firstLineChars="200" w:firstLine="420"/>
      </w:pPr>
      <w:r w:rsidRPr="007F7677">
        <w:rPr>
          <w:rFonts w:hint="eastAsia"/>
        </w:rPr>
        <w:t>一</w:t>
      </w:r>
      <w:r w:rsidRPr="007F7677">
        <w:rPr>
          <w:rFonts w:hint="eastAsia"/>
          <w:b/>
          <w:bCs/>
        </w:rPr>
        <w:t>般慢病毒带有抗嘌呤霉素（</w:t>
      </w:r>
      <w:r w:rsidRPr="007F7677">
        <w:rPr>
          <w:rFonts w:hint="eastAsia"/>
          <w:b/>
          <w:bCs/>
        </w:rPr>
        <w:t>puromycin</w:t>
      </w:r>
      <w:r w:rsidRPr="007F7677">
        <w:rPr>
          <w:rFonts w:hint="eastAsia"/>
          <w:b/>
          <w:bCs/>
        </w:rPr>
        <w:t>）的抗性基因，转染病毒以后，目的细胞具有</w:t>
      </w:r>
      <w:r w:rsidRPr="007F7677">
        <w:rPr>
          <w:rFonts w:hint="eastAsia"/>
          <w:b/>
          <w:bCs/>
        </w:rPr>
        <w:t>puromycin</w:t>
      </w:r>
      <w:r w:rsidRPr="007F7677">
        <w:rPr>
          <w:rFonts w:hint="eastAsia"/>
          <w:b/>
          <w:bCs/>
        </w:rPr>
        <w:t>抗性。之后再利用</w:t>
      </w:r>
      <w:r w:rsidRPr="007F7677">
        <w:rPr>
          <w:rFonts w:hint="eastAsia"/>
          <w:b/>
          <w:bCs/>
        </w:rPr>
        <w:t xml:space="preserve"> puromycin</w:t>
      </w:r>
      <w:r w:rsidRPr="007F7677">
        <w:rPr>
          <w:rFonts w:hint="eastAsia"/>
          <w:b/>
          <w:bCs/>
        </w:rPr>
        <w:t>药物处理感染后的细胞，从而筛选出成功感染病毒的细胞</w:t>
      </w:r>
      <w:r w:rsidRPr="007F7677">
        <w:rPr>
          <w:rFonts w:hint="eastAsia"/>
        </w:rPr>
        <w:t>。</w:t>
      </w:r>
      <w:r w:rsidR="00EE7933" w:rsidRPr="007F7677">
        <w:rPr>
          <w:rFonts w:hint="eastAsia"/>
        </w:rPr>
        <w:t>首先我们</w:t>
      </w:r>
      <w:r w:rsidRPr="007F7677">
        <w:rPr>
          <w:rFonts w:hint="eastAsia"/>
        </w:rPr>
        <w:t>确定</w:t>
      </w:r>
      <w:r w:rsidRPr="007F7677">
        <w:rPr>
          <w:rFonts w:hint="eastAsia"/>
        </w:rPr>
        <w:t>puromycin</w:t>
      </w:r>
      <w:r w:rsidRPr="007F7677">
        <w:rPr>
          <w:rFonts w:hint="eastAsia"/>
        </w:rPr>
        <w:t>的</w:t>
      </w:r>
      <w:proofErr w:type="gramStart"/>
      <w:r w:rsidRPr="007F7677">
        <w:rPr>
          <w:rFonts w:hint="eastAsia"/>
        </w:rPr>
        <w:t>最</w:t>
      </w:r>
      <w:proofErr w:type="gramEnd"/>
      <w:r w:rsidRPr="007F7677">
        <w:rPr>
          <w:rFonts w:hint="eastAsia"/>
        </w:rPr>
        <w:t>适浓度</w:t>
      </w:r>
      <w:r w:rsidR="001B5321" w:rsidRPr="007F7677">
        <w:rPr>
          <w:rFonts w:hint="eastAsia"/>
        </w:rPr>
        <w:t>，可以参考文献里面</w:t>
      </w:r>
      <w:r w:rsidRPr="007F7677">
        <w:rPr>
          <w:rFonts w:hint="eastAsia"/>
        </w:rPr>
        <w:t>puromycin</w:t>
      </w:r>
      <w:r w:rsidRPr="007F7677">
        <w:rPr>
          <w:rFonts w:hint="eastAsia"/>
        </w:rPr>
        <w:t>的</w:t>
      </w:r>
      <w:r w:rsidR="001B5321" w:rsidRPr="007F7677">
        <w:rPr>
          <w:rFonts w:hint="eastAsia"/>
        </w:rPr>
        <w:t>杀死细胞的最小剂量，一般</w:t>
      </w:r>
      <w:r w:rsidRPr="007F7677">
        <w:rPr>
          <w:rFonts w:hint="eastAsia"/>
        </w:rPr>
        <w:t>工作浓度为</w:t>
      </w:r>
      <w:r w:rsidRPr="007F7677">
        <w:rPr>
          <w:rFonts w:hint="eastAsia"/>
        </w:rPr>
        <w:t>1~10</w:t>
      </w:r>
      <w:r w:rsidRPr="007F7677">
        <w:rPr>
          <w:rFonts w:cs="Times New Roman"/>
        </w:rPr>
        <w:t>μg/mL</w:t>
      </w:r>
      <w:r w:rsidRPr="007F7677">
        <w:rPr>
          <w:rFonts w:hint="eastAsia"/>
        </w:rPr>
        <w:t>。</w:t>
      </w:r>
      <w:r w:rsidR="001B5321" w:rsidRPr="007F7677">
        <w:rPr>
          <w:rFonts w:hint="eastAsia"/>
        </w:rPr>
        <w:t>如果没有文献报道，可进行与实验，摸索</w:t>
      </w:r>
      <w:r w:rsidRPr="007F7677">
        <w:rPr>
          <w:rFonts w:hint="eastAsia"/>
          <w:b/>
          <w:bCs/>
        </w:rPr>
        <w:t>能够杀死</w:t>
      </w:r>
      <w:r w:rsidR="001B5321" w:rsidRPr="007F7677">
        <w:rPr>
          <w:rFonts w:hint="eastAsia"/>
          <w:b/>
          <w:bCs/>
        </w:rPr>
        <w:t>未转染</w:t>
      </w:r>
      <w:r w:rsidRPr="007F7677">
        <w:rPr>
          <w:rFonts w:hint="eastAsia"/>
          <w:b/>
          <w:bCs/>
        </w:rPr>
        <w:t>细胞的最低</w:t>
      </w:r>
      <w:r w:rsidRPr="007F7677">
        <w:rPr>
          <w:rFonts w:hint="eastAsia"/>
          <w:b/>
          <w:bCs/>
        </w:rPr>
        <w:t xml:space="preserve"> puromycin </w:t>
      </w:r>
      <w:r w:rsidRPr="007F7677">
        <w:rPr>
          <w:rFonts w:hint="eastAsia"/>
          <w:b/>
          <w:bCs/>
        </w:rPr>
        <w:t>浓度</w:t>
      </w:r>
      <w:r w:rsidR="001B5321" w:rsidRPr="007F7677">
        <w:rPr>
          <w:rFonts w:hint="eastAsia"/>
        </w:rPr>
        <w:t>，实验操作如下：</w:t>
      </w:r>
    </w:p>
    <w:p w14:paraId="43899C7D" w14:textId="77777777" w:rsidR="001B5321" w:rsidRPr="007F7677" w:rsidRDefault="001B5321" w:rsidP="001B5321">
      <w:pPr>
        <w:spacing w:line="400" w:lineRule="exact"/>
      </w:pPr>
      <w:r w:rsidRPr="007F7677">
        <w:t>D</w:t>
      </w:r>
      <w:r w:rsidRPr="007F7677">
        <w:rPr>
          <w:rFonts w:hint="eastAsia"/>
        </w:rPr>
        <w:t>ay</w:t>
      </w:r>
      <w:r w:rsidRPr="007F7677">
        <w:t>1</w:t>
      </w:r>
      <w:r w:rsidRPr="007F7677">
        <w:rPr>
          <w:rFonts w:hint="eastAsia"/>
        </w:rPr>
        <w:t>：</w:t>
      </w:r>
    </w:p>
    <w:p w14:paraId="2B729B53" w14:textId="69BADB5E" w:rsidR="001B5321" w:rsidRPr="007F7677" w:rsidRDefault="00832631" w:rsidP="001B5321">
      <w:pPr>
        <w:spacing w:line="400" w:lineRule="exact"/>
      </w:pPr>
      <w:r w:rsidRPr="007F7677">
        <w:rPr>
          <w:rFonts w:hint="eastAsia"/>
        </w:rPr>
        <w:t>可将细胞铺</w:t>
      </w:r>
      <w:r w:rsidRPr="007F7677">
        <w:rPr>
          <w:rFonts w:hint="eastAsia"/>
        </w:rPr>
        <w:t xml:space="preserve"> </w:t>
      </w:r>
      <w:r w:rsidR="001B5321" w:rsidRPr="007F7677">
        <w:t>96</w:t>
      </w:r>
      <w:r w:rsidRPr="007F7677">
        <w:rPr>
          <w:rFonts w:hint="eastAsia"/>
        </w:rPr>
        <w:t>孔板，使第二天融合率约为</w:t>
      </w:r>
      <w:r w:rsidRPr="007F7677">
        <w:rPr>
          <w:rFonts w:hint="eastAsia"/>
        </w:rPr>
        <w:t>50~60%</w:t>
      </w:r>
      <w:r w:rsidR="00C014AF" w:rsidRPr="007F7677">
        <w:rPr>
          <w:rFonts w:hint="eastAsia"/>
        </w:rPr>
        <w:t>。</w:t>
      </w:r>
    </w:p>
    <w:p w14:paraId="3CDF98B7" w14:textId="77777777" w:rsidR="001B5321" w:rsidRPr="007F7677" w:rsidRDefault="001B5321" w:rsidP="001B5321">
      <w:pPr>
        <w:spacing w:line="400" w:lineRule="exact"/>
      </w:pPr>
      <w:r w:rsidRPr="007F7677">
        <w:t>D</w:t>
      </w:r>
      <w:r w:rsidRPr="007F7677">
        <w:rPr>
          <w:rFonts w:hint="eastAsia"/>
        </w:rPr>
        <w:t>ay</w:t>
      </w:r>
      <w:r w:rsidRPr="007F7677">
        <w:t>2</w:t>
      </w:r>
      <w:r w:rsidRPr="007F7677">
        <w:rPr>
          <w:rFonts w:hint="eastAsia"/>
        </w:rPr>
        <w:t>：</w:t>
      </w:r>
    </w:p>
    <w:p w14:paraId="41C61B53" w14:textId="77777777" w:rsidR="001B5321" w:rsidRPr="008B2B43" w:rsidRDefault="00832631" w:rsidP="001B5321">
      <w:pPr>
        <w:spacing w:line="400" w:lineRule="exact"/>
        <w:rPr>
          <w:rFonts w:cs="Times New Roman"/>
        </w:rPr>
      </w:pPr>
      <w:r w:rsidRPr="007F7677">
        <w:rPr>
          <w:rFonts w:hint="eastAsia"/>
        </w:rPr>
        <w:t>24h</w:t>
      </w:r>
      <w:r w:rsidRPr="007F7677">
        <w:rPr>
          <w:rFonts w:hint="eastAsia"/>
        </w:rPr>
        <w:t>后更换含不同浓度</w:t>
      </w:r>
      <w:r w:rsidRPr="007F7677">
        <w:rPr>
          <w:rFonts w:hint="eastAsia"/>
        </w:rPr>
        <w:t xml:space="preserve"> puromycin </w:t>
      </w:r>
      <w:r w:rsidRPr="007F7677">
        <w:rPr>
          <w:rFonts w:hint="eastAsia"/>
        </w:rPr>
        <w:t>的完全培养基（可先文献查询细胞的</w:t>
      </w:r>
      <w:r w:rsidRPr="007F7677">
        <w:rPr>
          <w:rFonts w:hint="eastAsia"/>
        </w:rPr>
        <w:t>puromycin</w:t>
      </w:r>
      <w:r w:rsidRPr="007F7677">
        <w:rPr>
          <w:rFonts w:hint="eastAsia"/>
        </w:rPr>
        <w:t>浓度，再</w:t>
      </w:r>
      <w:r w:rsidRPr="00ED1C09">
        <w:rPr>
          <w:rFonts w:cs="Times New Roman"/>
        </w:rPr>
        <w:t>设置合理的浓度梯度）。</w:t>
      </w:r>
      <w:r w:rsidRPr="00ED1C09">
        <w:rPr>
          <w:rFonts w:cs="Times New Roman"/>
        </w:rPr>
        <w:t>puromycin</w:t>
      </w:r>
      <w:r w:rsidRPr="00ED1C09">
        <w:rPr>
          <w:rFonts w:cs="Times New Roman"/>
        </w:rPr>
        <w:t>梯度可设置为</w:t>
      </w:r>
      <w:r w:rsidRPr="00ED1C09">
        <w:rPr>
          <w:rFonts w:cs="Times New Roman"/>
        </w:rPr>
        <w:t xml:space="preserve"> 0.5</w:t>
      </w:r>
      <w:r w:rsidRPr="00ED1C09">
        <w:rPr>
          <w:rFonts w:cs="Times New Roman"/>
        </w:rPr>
        <w:t>、</w:t>
      </w:r>
      <w:r w:rsidRPr="00ED1C09">
        <w:rPr>
          <w:rFonts w:cs="Times New Roman"/>
        </w:rPr>
        <w:t>1.0</w:t>
      </w:r>
      <w:r w:rsidRPr="00ED1C09">
        <w:rPr>
          <w:rFonts w:cs="Times New Roman"/>
        </w:rPr>
        <w:t>、</w:t>
      </w:r>
      <w:r w:rsidRPr="00ED1C09">
        <w:rPr>
          <w:rFonts w:cs="Times New Roman"/>
        </w:rPr>
        <w:t>2.0</w:t>
      </w:r>
      <w:r w:rsidRPr="00ED1C09">
        <w:rPr>
          <w:rFonts w:cs="Times New Roman"/>
        </w:rPr>
        <w:t>、</w:t>
      </w:r>
      <w:r w:rsidRPr="00ED1C09">
        <w:rPr>
          <w:rFonts w:cs="Times New Roman"/>
        </w:rPr>
        <w:t>4.0</w:t>
      </w:r>
      <w:r w:rsidRPr="00ED1C09">
        <w:rPr>
          <w:rFonts w:cs="Times New Roman"/>
        </w:rPr>
        <w:t>、</w:t>
      </w:r>
      <w:r w:rsidRPr="00ED1C09">
        <w:rPr>
          <w:rFonts w:cs="Times New Roman"/>
        </w:rPr>
        <w:t>6.0</w:t>
      </w:r>
      <w:r w:rsidRPr="00ED1C09">
        <w:rPr>
          <w:rFonts w:cs="Times New Roman"/>
        </w:rPr>
        <w:t>、</w:t>
      </w:r>
      <w:r w:rsidRPr="00ED1C09">
        <w:rPr>
          <w:rFonts w:cs="Times New Roman"/>
        </w:rPr>
        <w:t xml:space="preserve">8.0μg/mL </w:t>
      </w:r>
      <w:r w:rsidR="001B5321" w:rsidRPr="00ED1C09">
        <w:rPr>
          <w:rFonts w:cs="Times New Roman"/>
        </w:rPr>
        <w:t>。</w:t>
      </w:r>
    </w:p>
    <w:p w14:paraId="65D1FDD7" w14:textId="77777777" w:rsidR="001B5321" w:rsidRPr="008B2B43" w:rsidRDefault="001B5321" w:rsidP="001B5321">
      <w:pPr>
        <w:spacing w:line="400" w:lineRule="exact"/>
        <w:rPr>
          <w:rFonts w:cs="Times New Roman"/>
        </w:rPr>
      </w:pPr>
      <w:r w:rsidRPr="008B2B43">
        <w:rPr>
          <w:rFonts w:cs="Times New Roman"/>
        </w:rPr>
        <w:t>D</w:t>
      </w:r>
      <w:r w:rsidRPr="00ED1C09">
        <w:rPr>
          <w:rFonts w:cs="Times New Roman"/>
        </w:rPr>
        <w:t>ay</w:t>
      </w:r>
      <w:r w:rsidRPr="008B2B43">
        <w:rPr>
          <w:rFonts w:cs="Times New Roman"/>
        </w:rPr>
        <w:t>3-4</w:t>
      </w:r>
      <w:r w:rsidRPr="00ED1C09">
        <w:rPr>
          <w:rFonts w:cs="Times New Roman"/>
        </w:rPr>
        <w:t>：</w:t>
      </w:r>
    </w:p>
    <w:p w14:paraId="55788C27" w14:textId="0EEB4A9A" w:rsidR="00832631" w:rsidRPr="007F7677" w:rsidRDefault="00832631" w:rsidP="001B5321">
      <w:pPr>
        <w:spacing w:line="400" w:lineRule="exact"/>
      </w:pPr>
      <w:r w:rsidRPr="007F7677">
        <w:rPr>
          <w:rFonts w:hint="eastAsia"/>
        </w:rPr>
        <w:t>处理</w:t>
      </w:r>
      <w:r w:rsidRPr="007F7677">
        <w:rPr>
          <w:rFonts w:hint="eastAsia"/>
        </w:rPr>
        <w:t xml:space="preserve"> </w:t>
      </w:r>
      <w:r w:rsidR="00C014AF" w:rsidRPr="007F7677">
        <w:t>24</w:t>
      </w:r>
      <w:r w:rsidR="00C014AF" w:rsidRPr="007F7677">
        <w:rPr>
          <w:rFonts w:hint="eastAsia"/>
        </w:rPr>
        <w:t>h</w:t>
      </w:r>
      <w:r w:rsidR="00C014AF" w:rsidRPr="007F7677">
        <w:t>-</w:t>
      </w:r>
      <w:r w:rsidRPr="007F7677">
        <w:rPr>
          <w:rFonts w:hint="eastAsia"/>
        </w:rPr>
        <w:t>48h</w:t>
      </w:r>
      <w:r w:rsidRPr="007F7677">
        <w:rPr>
          <w:rFonts w:hint="eastAsia"/>
        </w:rPr>
        <w:t>，选取</w:t>
      </w:r>
      <w:r w:rsidRPr="007F7677">
        <w:rPr>
          <w:rFonts w:hint="eastAsia"/>
          <w:b/>
          <w:bCs/>
        </w:rPr>
        <w:t>能够杀死</w:t>
      </w:r>
      <w:r w:rsidR="001B5321" w:rsidRPr="007F7677">
        <w:rPr>
          <w:rFonts w:hint="eastAsia"/>
          <w:b/>
          <w:bCs/>
        </w:rPr>
        <w:t>全部未转染</w:t>
      </w:r>
      <w:r w:rsidRPr="007F7677">
        <w:rPr>
          <w:rFonts w:hint="eastAsia"/>
          <w:b/>
          <w:bCs/>
        </w:rPr>
        <w:t>细胞的最低浓度进行后续实验</w:t>
      </w:r>
      <w:r w:rsidRPr="007F7677">
        <w:rPr>
          <w:rFonts w:hint="eastAsia"/>
        </w:rPr>
        <w:t>。</w:t>
      </w:r>
    </w:p>
    <w:p w14:paraId="611238D6" w14:textId="762B1C75" w:rsidR="001B5321" w:rsidRPr="007F7677" w:rsidRDefault="00EE7933" w:rsidP="00C014AF">
      <w:pPr>
        <w:spacing w:line="400" w:lineRule="exact"/>
        <w:ind w:firstLineChars="200" w:firstLine="420"/>
      </w:pPr>
      <w:r w:rsidRPr="007F7677">
        <w:rPr>
          <w:rFonts w:hint="eastAsia"/>
        </w:rPr>
        <w:t>慢病毒感染</w:t>
      </w:r>
      <w:r w:rsidRPr="007F7677">
        <w:rPr>
          <w:rFonts w:hint="eastAsia"/>
        </w:rPr>
        <w:t>48</w:t>
      </w:r>
      <w:r w:rsidR="00C014AF" w:rsidRPr="007F7677">
        <w:rPr>
          <w:rFonts w:hint="eastAsia"/>
        </w:rPr>
        <w:t>h</w:t>
      </w:r>
      <w:r w:rsidRPr="007F7677">
        <w:rPr>
          <w:rFonts w:hint="eastAsia"/>
        </w:rPr>
        <w:t>-72h</w:t>
      </w:r>
      <w:r w:rsidRPr="007F7677">
        <w:rPr>
          <w:rFonts w:hint="eastAsia"/>
        </w:rPr>
        <w:t>后，感染效率约在</w:t>
      </w:r>
      <w:r w:rsidRPr="007F7677">
        <w:rPr>
          <w:rFonts w:hint="eastAsia"/>
        </w:rPr>
        <w:t>80%</w:t>
      </w:r>
      <w:r w:rsidRPr="007F7677">
        <w:rPr>
          <w:rFonts w:hint="eastAsia"/>
        </w:rPr>
        <w:t>左右时，</w:t>
      </w:r>
      <w:r w:rsidR="00C014AF" w:rsidRPr="007F7677">
        <w:rPr>
          <w:rFonts w:hint="eastAsia"/>
        </w:rPr>
        <w:t>加入能杀死未转染细胞的最低浓度</w:t>
      </w:r>
      <w:r w:rsidR="00C014AF" w:rsidRPr="007F7677">
        <w:rPr>
          <w:rFonts w:hint="eastAsia"/>
        </w:rPr>
        <w:t xml:space="preserve"> </w:t>
      </w:r>
      <w:r w:rsidRPr="007F7677">
        <w:rPr>
          <w:rFonts w:hint="eastAsia"/>
        </w:rPr>
        <w:t>puromycin</w:t>
      </w:r>
      <w:r w:rsidRPr="007F7677">
        <w:rPr>
          <w:rFonts w:hint="eastAsia"/>
        </w:rPr>
        <w:t>进行定期药筛</w:t>
      </w:r>
      <w:r w:rsidR="00C014AF" w:rsidRPr="007F7677">
        <w:rPr>
          <w:rFonts w:hint="eastAsia"/>
        </w:rPr>
        <w:t>，筛选时间为</w:t>
      </w:r>
      <w:r w:rsidR="00C014AF" w:rsidRPr="007F7677">
        <w:rPr>
          <w:rFonts w:hint="eastAsia"/>
        </w:rPr>
        <w:t>7</w:t>
      </w:r>
      <w:r w:rsidR="00C014AF" w:rsidRPr="007F7677">
        <w:t>-14</w:t>
      </w:r>
      <w:r w:rsidR="00C014AF" w:rsidRPr="007F7677">
        <w:rPr>
          <w:rFonts w:hint="eastAsia"/>
        </w:rPr>
        <w:t>天。</w:t>
      </w:r>
      <w:r w:rsidRPr="007F7677">
        <w:rPr>
          <w:rFonts w:hint="eastAsia"/>
        </w:rPr>
        <w:t xml:space="preserve">puromycin </w:t>
      </w:r>
      <w:proofErr w:type="gramStart"/>
      <w:r w:rsidRPr="007F7677">
        <w:rPr>
          <w:rFonts w:hint="eastAsia"/>
        </w:rPr>
        <w:t>筛完后</w:t>
      </w:r>
      <w:proofErr w:type="gramEnd"/>
      <w:r w:rsidRPr="007F7677">
        <w:rPr>
          <w:rFonts w:hint="eastAsia"/>
        </w:rPr>
        <w:t>，待细胞长满可按适当比例传代培养，等到扩增到一定的细胞数量后即可进行单克隆稳定株筛选或混合克隆稳定株筛选。</w:t>
      </w:r>
    </w:p>
    <w:p w14:paraId="1C89534F" w14:textId="6B247C89" w:rsidR="00EE7933" w:rsidRPr="007F7677" w:rsidRDefault="00EE7933" w:rsidP="001B5321">
      <w:pPr>
        <w:spacing w:line="400" w:lineRule="exact"/>
        <w:ind w:firstLineChars="200" w:firstLine="422"/>
        <w:jc w:val="center"/>
        <w:rPr>
          <w:b/>
          <w:bCs/>
        </w:rPr>
      </w:pPr>
      <w:r w:rsidRPr="007F7677">
        <w:rPr>
          <w:rFonts w:hint="eastAsia"/>
          <w:b/>
          <w:bCs/>
        </w:rPr>
        <w:t>表</w:t>
      </w:r>
      <w:r w:rsidR="001B5321" w:rsidRPr="007F7677">
        <w:rPr>
          <w:rFonts w:hint="eastAsia"/>
          <w:b/>
          <w:bCs/>
        </w:rPr>
        <w:t xml:space="preserve"> </w:t>
      </w:r>
      <w:r w:rsidR="001B5321" w:rsidRPr="007F7677">
        <w:rPr>
          <w:rFonts w:hint="eastAsia"/>
          <w:b/>
          <w:bCs/>
        </w:rPr>
        <w:t>各细胞耐嘌呤霉素的最大浓度</w:t>
      </w:r>
    </w:p>
    <w:tbl>
      <w:tblPr>
        <w:tblStyle w:val="a8"/>
        <w:tblpPr w:leftFromText="180" w:rightFromText="180" w:vertAnchor="text" w:horzAnchor="margin" w:tblpY="106"/>
        <w:tblW w:w="0" w:type="auto"/>
        <w:tblLook w:val="04A0" w:firstRow="1" w:lastRow="0" w:firstColumn="1" w:lastColumn="0" w:noHBand="0" w:noVBand="1"/>
      </w:tblPr>
      <w:tblGrid>
        <w:gridCol w:w="4148"/>
        <w:gridCol w:w="4148"/>
      </w:tblGrid>
      <w:tr w:rsidR="00EE7933" w:rsidRPr="007F7677" w14:paraId="39733B3C" w14:textId="77777777" w:rsidTr="00EE7933">
        <w:tc>
          <w:tcPr>
            <w:tcW w:w="4148" w:type="dxa"/>
          </w:tcPr>
          <w:p w14:paraId="19BF447A" w14:textId="77777777" w:rsidR="00EE7933" w:rsidRPr="007F7677" w:rsidRDefault="00EE7933" w:rsidP="001B5321">
            <w:pPr>
              <w:spacing w:line="400" w:lineRule="exact"/>
              <w:jc w:val="center"/>
            </w:pPr>
            <w:r w:rsidRPr="007F7677">
              <w:rPr>
                <w:rFonts w:hint="eastAsia"/>
              </w:rPr>
              <w:t>细胞系名称</w:t>
            </w:r>
          </w:p>
        </w:tc>
        <w:tc>
          <w:tcPr>
            <w:tcW w:w="4148" w:type="dxa"/>
          </w:tcPr>
          <w:p w14:paraId="59B2BFC1" w14:textId="075BAD1B" w:rsidR="00EE7933" w:rsidRPr="007F7677" w:rsidRDefault="00EE7933" w:rsidP="001B5321">
            <w:pPr>
              <w:spacing w:line="400" w:lineRule="exact"/>
              <w:jc w:val="center"/>
            </w:pPr>
            <w:r w:rsidRPr="007F7677">
              <w:rPr>
                <w:rFonts w:hint="eastAsia"/>
              </w:rPr>
              <w:t>耐嘌呤霉素浓度</w:t>
            </w:r>
            <w:r w:rsidR="001B5321" w:rsidRPr="007F7677">
              <w:rPr>
                <w:rFonts w:cs="Times New Roman"/>
              </w:rPr>
              <w:t>（</w:t>
            </w:r>
            <w:proofErr w:type="spellStart"/>
            <w:r w:rsidR="001B5321" w:rsidRPr="007F7677">
              <w:rPr>
                <w:rFonts w:cs="Times New Roman"/>
              </w:rPr>
              <w:t>μg</w:t>
            </w:r>
            <w:proofErr w:type="spellEnd"/>
            <w:r w:rsidR="001B5321" w:rsidRPr="007F7677">
              <w:rPr>
                <w:rFonts w:cs="Times New Roman"/>
              </w:rPr>
              <w:t>/mL</w:t>
            </w:r>
            <w:r w:rsidR="001B5321" w:rsidRPr="007F7677">
              <w:rPr>
                <w:rFonts w:cs="Times New Roman"/>
              </w:rPr>
              <w:t>）</w:t>
            </w:r>
          </w:p>
        </w:tc>
      </w:tr>
      <w:tr w:rsidR="00EE7933" w:rsidRPr="007F7677" w14:paraId="434419D7" w14:textId="77777777" w:rsidTr="00EE7933">
        <w:tc>
          <w:tcPr>
            <w:tcW w:w="4148" w:type="dxa"/>
          </w:tcPr>
          <w:p w14:paraId="14B44AC3" w14:textId="0C44C313" w:rsidR="00EE7933" w:rsidRPr="007F7677" w:rsidRDefault="001B5321" w:rsidP="001B5321">
            <w:pPr>
              <w:spacing w:line="400" w:lineRule="exact"/>
              <w:jc w:val="center"/>
            </w:pPr>
            <w:r w:rsidRPr="007F7677">
              <w:rPr>
                <w:rFonts w:hint="eastAsia"/>
              </w:rPr>
              <w:t>H</w:t>
            </w:r>
            <w:r w:rsidRPr="007F7677">
              <w:t>T1080</w:t>
            </w:r>
          </w:p>
        </w:tc>
        <w:tc>
          <w:tcPr>
            <w:tcW w:w="4148" w:type="dxa"/>
          </w:tcPr>
          <w:p w14:paraId="63A4C5C6" w14:textId="03007BBF" w:rsidR="00EE7933" w:rsidRPr="007F7677" w:rsidRDefault="001B5321" w:rsidP="001B5321">
            <w:pPr>
              <w:spacing w:line="400" w:lineRule="exact"/>
              <w:jc w:val="center"/>
            </w:pPr>
            <w:r w:rsidRPr="007F7677">
              <w:rPr>
                <w:rFonts w:hint="eastAsia"/>
              </w:rPr>
              <w:t>0</w:t>
            </w:r>
            <w:r w:rsidRPr="007F7677">
              <w:t>.2-2</w:t>
            </w:r>
          </w:p>
        </w:tc>
      </w:tr>
      <w:tr w:rsidR="00EE7933" w:rsidRPr="007F7677" w14:paraId="5FE36DC2" w14:textId="77777777" w:rsidTr="00EE7933">
        <w:tc>
          <w:tcPr>
            <w:tcW w:w="4148" w:type="dxa"/>
          </w:tcPr>
          <w:p w14:paraId="26A02FF0" w14:textId="7869FBAD" w:rsidR="00EE7933" w:rsidRPr="007F7677" w:rsidRDefault="001B5321" w:rsidP="001B5321">
            <w:pPr>
              <w:spacing w:line="400" w:lineRule="exact"/>
              <w:jc w:val="center"/>
            </w:pPr>
            <w:r w:rsidRPr="007F7677">
              <w:rPr>
                <w:rFonts w:hint="eastAsia"/>
              </w:rPr>
              <w:t>人宫颈癌细胞</w:t>
            </w:r>
          </w:p>
        </w:tc>
        <w:tc>
          <w:tcPr>
            <w:tcW w:w="4148" w:type="dxa"/>
          </w:tcPr>
          <w:p w14:paraId="6A5BD411" w14:textId="3881868F" w:rsidR="00EE7933" w:rsidRPr="007F7677" w:rsidRDefault="001B5321" w:rsidP="001B5321">
            <w:pPr>
              <w:spacing w:line="400" w:lineRule="exact"/>
              <w:jc w:val="center"/>
            </w:pPr>
            <w:r w:rsidRPr="007F7677">
              <w:rPr>
                <w:rFonts w:hint="eastAsia"/>
              </w:rPr>
              <w:t>1</w:t>
            </w:r>
            <w:r w:rsidRPr="007F7677">
              <w:t>-2</w:t>
            </w:r>
          </w:p>
        </w:tc>
      </w:tr>
      <w:tr w:rsidR="00EE7933" w:rsidRPr="007F7677" w14:paraId="16A517D2" w14:textId="77777777" w:rsidTr="00EE7933">
        <w:tc>
          <w:tcPr>
            <w:tcW w:w="4148" w:type="dxa"/>
          </w:tcPr>
          <w:p w14:paraId="32F6A6A9" w14:textId="5CA71ABF" w:rsidR="00EE7933" w:rsidRPr="007F7677" w:rsidRDefault="001B5321" w:rsidP="001B5321">
            <w:pPr>
              <w:spacing w:line="400" w:lineRule="exact"/>
              <w:jc w:val="center"/>
            </w:pPr>
            <w:r w:rsidRPr="007F7677">
              <w:rPr>
                <w:rFonts w:hint="eastAsia"/>
              </w:rPr>
              <w:t>H</w:t>
            </w:r>
            <w:r w:rsidRPr="007F7677">
              <w:t>EK293</w:t>
            </w:r>
          </w:p>
        </w:tc>
        <w:tc>
          <w:tcPr>
            <w:tcW w:w="4148" w:type="dxa"/>
          </w:tcPr>
          <w:p w14:paraId="3B646C8C" w14:textId="0D9C49D1" w:rsidR="00EE7933" w:rsidRPr="007F7677" w:rsidRDefault="001B5321" w:rsidP="001B5321">
            <w:pPr>
              <w:spacing w:line="400" w:lineRule="exact"/>
              <w:jc w:val="center"/>
            </w:pPr>
            <w:r w:rsidRPr="007F7677">
              <w:rPr>
                <w:rFonts w:hint="eastAsia"/>
              </w:rPr>
              <w:t>0</w:t>
            </w:r>
            <w:r w:rsidRPr="007F7677">
              <w:t>.25-3</w:t>
            </w:r>
          </w:p>
        </w:tc>
      </w:tr>
      <w:tr w:rsidR="00EE7933" w:rsidRPr="007F7677" w14:paraId="1D4D2A5D" w14:textId="77777777" w:rsidTr="00EE7933">
        <w:tc>
          <w:tcPr>
            <w:tcW w:w="4148" w:type="dxa"/>
          </w:tcPr>
          <w:p w14:paraId="568F886A" w14:textId="1FDE1C45" w:rsidR="00EE7933" w:rsidRPr="007F7677" w:rsidRDefault="001B5321" w:rsidP="001B5321">
            <w:pPr>
              <w:spacing w:line="400" w:lineRule="exact"/>
              <w:jc w:val="center"/>
            </w:pPr>
            <w:r w:rsidRPr="007F7677">
              <w:rPr>
                <w:rFonts w:hint="eastAsia"/>
              </w:rPr>
              <w:t>Hep</w:t>
            </w:r>
            <w:r w:rsidRPr="007F7677">
              <w:t xml:space="preserve"> G2</w:t>
            </w:r>
          </w:p>
        </w:tc>
        <w:tc>
          <w:tcPr>
            <w:tcW w:w="4148" w:type="dxa"/>
          </w:tcPr>
          <w:p w14:paraId="5B711C07" w14:textId="1B2322BC" w:rsidR="00EE7933" w:rsidRPr="007F7677" w:rsidRDefault="001B5321" w:rsidP="001B5321">
            <w:pPr>
              <w:spacing w:line="400" w:lineRule="exact"/>
              <w:jc w:val="center"/>
            </w:pPr>
            <w:r w:rsidRPr="007F7677">
              <w:rPr>
                <w:rFonts w:hint="eastAsia"/>
              </w:rPr>
              <w:t>0</w:t>
            </w:r>
            <w:r w:rsidRPr="007F7677">
              <w:t>.3-2</w:t>
            </w:r>
          </w:p>
        </w:tc>
      </w:tr>
      <w:tr w:rsidR="00EE7933" w:rsidRPr="007F7677" w14:paraId="7D356865" w14:textId="77777777" w:rsidTr="00EE7933">
        <w:tc>
          <w:tcPr>
            <w:tcW w:w="4148" w:type="dxa"/>
          </w:tcPr>
          <w:p w14:paraId="345EE1E4" w14:textId="31E36671" w:rsidR="00EE7933" w:rsidRPr="007F7677" w:rsidRDefault="001B5321" w:rsidP="001B5321">
            <w:pPr>
              <w:spacing w:line="400" w:lineRule="exact"/>
              <w:jc w:val="center"/>
            </w:pPr>
            <w:r w:rsidRPr="007F7677">
              <w:rPr>
                <w:rFonts w:hint="eastAsia"/>
              </w:rPr>
              <w:t>人胚胎干细胞（</w:t>
            </w:r>
            <w:r w:rsidRPr="007F7677">
              <w:rPr>
                <w:rFonts w:hint="eastAsia"/>
              </w:rPr>
              <w:t>E</w:t>
            </w:r>
            <w:r w:rsidRPr="007F7677">
              <w:t>S</w:t>
            </w:r>
            <w:r w:rsidRPr="007F7677">
              <w:rPr>
                <w:rFonts w:hint="eastAsia"/>
              </w:rPr>
              <w:t>）</w:t>
            </w:r>
          </w:p>
        </w:tc>
        <w:tc>
          <w:tcPr>
            <w:tcW w:w="4148" w:type="dxa"/>
          </w:tcPr>
          <w:p w14:paraId="370CB2D5" w14:textId="187CD8C4" w:rsidR="00EE7933" w:rsidRPr="007F7677" w:rsidRDefault="001B5321" w:rsidP="001B5321">
            <w:pPr>
              <w:spacing w:line="400" w:lineRule="exact"/>
              <w:jc w:val="center"/>
            </w:pPr>
            <w:r w:rsidRPr="007F7677">
              <w:rPr>
                <w:rFonts w:hint="eastAsia"/>
              </w:rPr>
              <w:t>0</w:t>
            </w:r>
            <w:r w:rsidRPr="007F7677">
              <w:t>.5-5</w:t>
            </w:r>
          </w:p>
        </w:tc>
      </w:tr>
      <w:tr w:rsidR="00EE7933" w:rsidRPr="007F7677" w14:paraId="2626851D" w14:textId="77777777" w:rsidTr="00EE7933">
        <w:tc>
          <w:tcPr>
            <w:tcW w:w="4148" w:type="dxa"/>
          </w:tcPr>
          <w:p w14:paraId="04F2F4CA" w14:textId="252F0958" w:rsidR="00EE7933" w:rsidRPr="007F7677" w:rsidRDefault="001B5321" w:rsidP="001B5321">
            <w:pPr>
              <w:spacing w:line="400" w:lineRule="exact"/>
              <w:jc w:val="center"/>
            </w:pPr>
            <w:r w:rsidRPr="007F7677">
              <w:rPr>
                <w:rFonts w:hint="eastAsia"/>
              </w:rPr>
              <w:t>M</w:t>
            </w:r>
            <w:r w:rsidRPr="007F7677">
              <w:t>CF-7</w:t>
            </w:r>
          </w:p>
        </w:tc>
        <w:tc>
          <w:tcPr>
            <w:tcW w:w="4148" w:type="dxa"/>
          </w:tcPr>
          <w:p w14:paraId="77A593DD" w14:textId="49C00816" w:rsidR="00EE7933" w:rsidRPr="007F7677" w:rsidRDefault="001B5321" w:rsidP="001B5321">
            <w:pPr>
              <w:spacing w:line="400" w:lineRule="exact"/>
              <w:jc w:val="center"/>
            </w:pPr>
            <w:r w:rsidRPr="007F7677">
              <w:rPr>
                <w:rFonts w:hint="eastAsia"/>
              </w:rPr>
              <w:t>0</w:t>
            </w:r>
            <w:r w:rsidRPr="007F7677">
              <w:t>.45-2</w:t>
            </w:r>
          </w:p>
        </w:tc>
      </w:tr>
      <w:tr w:rsidR="001B5321" w:rsidRPr="007F7677" w14:paraId="52BA882C" w14:textId="77777777" w:rsidTr="00EE7933">
        <w:tc>
          <w:tcPr>
            <w:tcW w:w="4148" w:type="dxa"/>
          </w:tcPr>
          <w:p w14:paraId="0E32198F" w14:textId="009390B8" w:rsidR="001B5321" w:rsidRPr="007F7677" w:rsidRDefault="001B5321" w:rsidP="001B5321">
            <w:pPr>
              <w:spacing w:line="400" w:lineRule="exact"/>
              <w:jc w:val="center"/>
            </w:pPr>
            <w:r w:rsidRPr="007F7677">
              <w:rPr>
                <w:rFonts w:hint="eastAsia"/>
              </w:rPr>
              <w:t>H</w:t>
            </w:r>
            <w:r w:rsidRPr="007F7677">
              <w:t>1299</w:t>
            </w:r>
          </w:p>
        </w:tc>
        <w:tc>
          <w:tcPr>
            <w:tcW w:w="4148" w:type="dxa"/>
          </w:tcPr>
          <w:p w14:paraId="330B4749" w14:textId="6A0D666A" w:rsidR="001B5321" w:rsidRPr="007F7677" w:rsidRDefault="001B5321" w:rsidP="001B5321">
            <w:pPr>
              <w:spacing w:line="400" w:lineRule="exact"/>
              <w:jc w:val="center"/>
            </w:pPr>
            <w:r w:rsidRPr="007F7677">
              <w:rPr>
                <w:rFonts w:hint="eastAsia"/>
              </w:rPr>
              <w:t>1</w:t>
            </w:r>
            <w:r w:rsidRPr="007F7677">
              <w:t>-2.5</w:t>
            </w:r>
          </w:p>
        </w:tc>
      </w:tr>
      <w:tr w:rsidR="001B5321" w:rsidRPr="007F7677" w14:paraId="1401CBA5" w14:textId="77777777" w:rsidTr="00EE7933">
        <w:tc>
          <w:tcPr>
            <w:tcW w:w="4148" w:type="dxa"/>
          </w:tcPr>
          <w:p w14:paraId="5EDEE2B5" w14:textId="5843B63C" w:rsidR="001B5321" w:rsidRPr="007F7677" w:rsidRDefault="001B5321" w:rsidP="001B5321">
            <w:pPr>
              <w:spacing w:line="400" w:lineRule="exact"/>
              <w:jc w:val="center"/>
            </w:pPr>
            <w:r w:rsidRPr="007F7677">
              <w:rPr>
                <w:rFonts w:hint="eastAsia"/>
              </w:rPr>
              <w:t>M</w:t>
            </w:r>
            <w:r w:rsidRPr="007F7677">
              <w:t>DA-MB-231</w:t>
            </w:r>
          </w:p>
        </w:tc>
        <w:tc>
          <w:tcPr>
            <w:tcW w:w="4148" w:type="dxa"/>
          </w:tcPr>
          <w:p w14:paraId="27AC31DE" w14:textId="610C6F01" w:rsidR="001B5321" w:rsidRPr="007F7677" w:rsidRDefault="001B5321" w:rsidP="001B5321">
            <w:pPr>
              <w:spacing w:line="400" w:lineRule="exact"/>
              <w:jc w:val="center"/>
            </w:pPr>
            <w:r w:rsidRPr="007F7677">
              <w:rPr>
                <w:rFonts w:hint="eastAsia"/>
              </w:rPr>
              <w:t>0</w:t>
            </w:r>
            <w:r w:rsidRPr="007F7677">
              <w:t>.5-5</w:t>
            </w:r>
          </w:p>
        </w:tc>
      </w:tr>
      <w:tr w:rsidR="001B5321" w:rsidRPr="007F7677" w14:paraId="6643B07D" w14:textId="77777777" w:rsidTr="00EE7933">
        <w:tc>
          <w:tcPr>
            <w:tcW w:w="4148" w:type="dxa"/>
          </w:tcPr>
          <w:p w14:paraId="348656DE" w14:textId="32D28A41" w:rsidR="001B5321" w:rsidRPr="007F7677" w:rsidRDefault="001B5321" w:rsidP="001B5321">
            <w:pPr>
              <w:spacing w:line="400" w:lineRule="exact"/>
              <w:jc w:val="center"/>
            </w:pPr>
            <w:r w:rsidRPr="007F7677">
              <w:rPr>
                <w:rFonts w:hint="eastAsia"/>
              </w:rPr>
              <w:t>A</w:t>
            </w:r>
            <w:r w:rsidRPr="007F7677">
              <w:t>549</w:t>
            </w:r>
          </w:p>
        </w:tc>
        <w:tc>
          <w:tcPr>
            <w:tcW w:w="4148" w:type="dxa"/>
          </w:tcPr>
          <w:p w14:paraId="20BF4EED" w14:textId="4FA38425" w:rsidR="001B5321" w:rsidRPr="007F7677" w:rsidRDefault="001B5321" w:rsidP="001B5321">
            <w:pPr>
              <w:spacing w:line="400" w:lineRule="exact"/>
              <w:jc w:val="center"/>
            </w:pPr>
            <w:r w:rsidRPr="007F7677">
              <w:rPr>
                <w:rFonts w:hint="eastAsia"/>
              </w:rPr>
              <w:t>1</w:t>
            </w:r>
            <w:r w:rsidRPr="007F7677">
              <w:t>.5</w:t>
            </w:r>
          </w:p>
        </w:tc>
      </w:tr>
    </w:tbl>
    <w:p w14:paraId="1878CFBC" w14:textId="3DE82986" w:rsidR="006C225E" w:rsidRPr="007F7677" w:rsidRDefault="006C225E" w:rsidP="006C225E">
      <w:pPr>
        <w:spacing w:line="400" w:lineRule="exact"/>
        <w:ind w:firstLineChars="200" w:firstLine="420"/>
        <w:jc w:val="right"/>
      </w:pPr>
      <w:r w:rsidRPr="007F7677">
        <w:rPr>
          <w:rFonts w:hint="eastAsia"/>
        </w:rPr>
        <w:t>注：本表格参考</w:t>
      </w:r>
      <w:proofErr w:type="gramStart"/>
      <w:r w:rsidRPr="007F7677">
        <w:rPr>
          <w:rFonts w:hint="eastAsia"/>
        </w:rPr>
        <w:t>赛默飞官网</w:t>
      </w:r>
      <w:proofErr w:type="gramEnd"/>
      <w:r w:rsidRPr="007F7677">
        <w:rPr>
          <w:noProof/>
        </w:rPr>
        <w:drawing>
          <wp:anchor distT="0" distB="0" distL="114300" distR="114300" simplePos="0" relativeHeight="251665408" behindDoc="0" locked="0" layoutInCell="1" allowOverlap="1" wp14:anchorId="19C5D68E" wp14:editId="192675A0">
            <wp:simplePos x="0" y="0"/>
            <wp:positionH relativeFrom="margin">
              <wp:posOffset>160655</wp:posOffset>
            </wp:positionH>
            <wp:positionV relativeFrom="paragraph">
              <wp:posOffset>951865</wp:posOffset>
            </wp:positionV>
            <wp:extent cx="4603115" cy="3011805"/>
            <wp:effectExtent l="0" t="0" r="6985" b="0"/>
            <wp:wrapTopAndBottom/>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03115" cy="3011805"/>
                    </a:xfrm>
                    <a:prstGeom prst="rect">
                      <a:avLst/>
                    </a:prstGeom>
                    <a:noFill/>
                  </pic:spPr>
                </pic:pic>
              </a:graphicData>
            </a:graphic>
          </wp:anchor>
        </w:drawing>
      </w:r>
    </w:p>
    <w:p w14:paraId="63BB04C9" w14:textId="217FFD36" w:rsidR="00CE4C01" w:rsidRPr="007F7677" w:rsidRDefault="00CE4C01" w:rsidP="00CE4C01">
      <w:pPr>
        <w:spacing w:line="400" w:lineRule="exact"/>
        <w:ind w:firstLineChars="200" w:firstLine="420"/>
        <w:jc w:val="center"/>
      </w:pPr>
      <w:r w:rsidRPr="007F7677">
        <w:rPr>
          <w:rFonts w:hint="eastAsia"/>
        </w:rPr>
        <w:t>图</w:t>
      </w:r>
      <w:r w:rsidRPr="007F7677">
        <w:rPr>
          <w:rFonts w:hint="eastAsia"/>
        </w:rPr>
        <w:t xml:space="preserve"> </w:t>
      </w:r>
      <w:r w:rsidRPr="007F7677">
        <w:rPr>
          <w:rFonts w:hint="eastAsia"/>
        </w:rPr>
        <w:t>嘌呤霉素筛选后白光和荧光照片</w:t>
      </w:r>
    </w:p>
    <w:p w14:paraId="15DA9ED6" w14:textId="12715DC0" w:rsidR="00EE7933" w:rsidRPr="007F7677" w:rsidRDefault="00EE7933" w:rsidP="001B5321">
      <w:pPr>
        <w:spacing w:line="400" w:lineRule="exact"/>
        <w:ind w:firstLineChars="200" w:firstLine="420"/>
      </w:pPr>
    </w:p>
    <w:p w14:paraId="36DBAB33" w14:textId="0CEE44AD" w:rsidR="00580802" w:rsidRPr="007F7677" w:rsidRDefault="002A586F" w:rsidP="001B5321">
      <w:pPr>
        <w:pStyle w:val="2"/>
        <w:spacing w:line="400" w:lineRule="exact"/>
        <w:rPr>
          <w:rFonts w:ascii="Times New Roman" w:eastAsia="宋体" w:hAnsi="Times New Roman"/>
          <w:sz w:val="22"/>
          <w:szCs w:val="22"/>
        </w:rPr>
      </w:pPr>
      <w:bookmarkStart w:id="15" w:name="_Toc122337816"/>
      <w:r>
        <w:rPr>
          <w:rFonts w:ascii="Times New Roman" w:eastAsia="宋体" w:hAnsi="Times New Roman"/>
          <w:sz w:val="22"/>
          <w:szCs w:val="22"/>
        </w:rPr>
        <w:t>5</w:t>
      </w:r>
      <w:r w:rsidR="00580802" w:rsidRPr="007F7677">
        <w:rPr>
          <w:rFonts w:ascii="Times New Roman" w:eastAsia="宋体" w:hAnsi="Times New Roman"/>
          <w:sz w:val="22"/>
          <w:szCs w:val="22"/>
        </w:rPr>
        <w:t xml:space="preserve">.2 </w:t>
      </w:r>
      <w:r w:rsidR="00580802" w:rsidRPr="007F7677">
        <w:rPr>
          <w:rFonts w:ascii="Times New Roman" w:eastAsia="宋体" w:hAnsi="Times New Roman" w:hint="eastAsia"/>
          <w:sz w:val="22"/>
          <w:szCs w:val="22"/>
        </w:rPr>
        <w:t>目的细胞株的鉴定</w:t>
      </w:r>
      <w:bookmarkEnd w:id="15"/>
    </w:p>
    <w:p w14:paraId="69DD8E72" w14:textId="428CBD8A" w:rsidR="00D701C4" w:rsidRPr="007F7677" w:rsidRDefault="00D701C4" w:rsidP="007822C2">
      <w:pPr>
        <w:spacing w:line="400" w:lineRule="exact"/>
        <w:ind w:firstLineChars="200" w:firstLine="420"/>
      </w:pPr>
      <w:r w:rsidRPr="007F7677">
        <w:rPr>
          <w:rFonts w:hint="eastAsia"/>
        </w:rPr>
        <w:t>目的细胞株的鉴定，</w:t>
      </w:r>
      <w:r w:rsidR="00CE4C01" w:rsidRPr="007F7677">
        <w:rPr>
          <w:rFonts w:hint="eastAsia"/>
        </w:rPr>
        <w:t>可采用</w:t>
      </w:r>
      <w:r w:rsidR="00CE4C01" w:rsidRPr="007F7677">
        <w:t>QRT-PCR</w:t>
      </w:r>
      <w:r w:rsidR="00CE4C01" w:rsidRPr="007F7677">
        <w:rPr>
          <w:rFonts w:hint="eastAsia"/>
        </w:rPr>
        <w:t>和</w:t>
      </w:r>
      <w:r w:rsidR="00CE4C01" w:rsidRPr="007F7677">
        <w:rPr>
          <w:rFonts w:hint="eastAsia"/>
        </w:rPr>
        <w:t>Western</w:t>
      </w:r>
      <w:r w:rsidR="00CE4C01" w:rsidRPr="007F7677">
        <w:t>-</w:t>
      </w:r>
      <w:r w:rsidR="00CE4C01" w:rsidRPr="007F7677">
        <w:rPr>
          <w:rFonts w:hint="eastAsia"/>
        </w:rPr>
        <w:t>blotting</w:t>
      </w:r>
      <w:r w:rsidR="00CE4C01" w:rsidRPr="007F7677">
        <w:rPr>
          <w:rFonts w:hint="eastAsia"/>
        </w:rPr>
        <w:t>实验进行转染的目标基因和蛋白鉴定。</w:t>
      </w:r>
    </w:p>
    <w:p w14:paraId="387238CD" w14:textId="29DE773E" w:rsidR="00D701C4" w:rsidRPr="007F7677" w:rsidRDefault="002A586F" w:rsidP="007822C2">
      <w:pPr>
        <w:spacing w:line="400" w:lineRule="exact"/>
      </w:pPr>
      <w:r>
        <w:t>5</w:t>
      </w:r>
      <w:r w:rsidR="00F47F58" w:rsidRPr="007F7677">
        <w:t>.2</w:t>
      </w:r>
      <w:r w:rsidR="00A23C40" w:rsidRPr="007F7677">
        <w:t>.</w:t>
      </w:r>
      <w:r w:rsidR="00F47F58" w:rsidRPr="007F7677">
        <w:t>1</w:t>
      </w:r>
      <w:r w:rsidR="00D701C4" w:rsidRPr="007F7677">
        <w:t xml:space="preserve"> QRT-PCR</w:t>
      </w:r>
      <w:r w:rsidR="00D701C4" w:rsidRPr="007F7677">
        <w:rPr>
          <w:rFonts w:hint="eastAsia"/>
        </w:rPr>
        <w:t>检验目的基因的表达水平</w:t>
      </w:r>
    </w:p>
    <w:p w14:paraId="1C22EA3E" w14:textId="673D5EFF" w:rsidR="00D701C4" w:rsidRPr="007F7677" w:rsidRDefault="00D701C4" w:rsidP="007822C2">
      <w:pPr>
        <w:spacing w:line="400" w:lineRule="exact"/>
      </w:pPr>
      <w:r w:rsidRPr="007F7677">
        <w:rPr>
          <w:rFonts w:hint="eastAsia"/>
        </w:rPr>
        <w:t>实验准备：</w:t>
      </w:r>
    </w:p>
    <w:p w14:paraId="3F63FABB" w14:textId="3473C7BD" w:rsidR="00A23C40" w:rsidRDefault="00A23C40" w:rsidP="007822C2">
      <w:pPr>
        <w:spacing w:line="400" w:lineRule="exact"/>
      </w:pPr>
      <w:r w:rsidRPr="007F7677">
        <w:rPr>
          <w:rFonts w:hint="eastAsia"/>
        </w:rPr>
        <w:t>试剂</w:t>
      </w:r>
      <w:r w:rsidRPr="007F7677">
        <w:rPr>
          <w:rFonts w:hint="eastAsia"/>
        </w:rPr>
        <w:t>&amp;</w:t>
      </w:r>
      <w:r w:rsidRPr="007F7677">
        <w:rPr>
          <w:rFonts w:hint="eastAsia"/>
        </w:rPr>
        <w:t>耗材</w:t>
      </w:r>
      <w:r w:rsidR="007822C2">
        <w:rPr>
          <w:rFonts w:hint="eastAsia"/>
        </w:rPr>
        <w:t>：</w:t>
      </w:r>
    </w:p>
    <w:p w14:paraId="14D4E96D" w14:textId="2F075CFD" w:rsidR="00754D38" w:rsidRDefault="00754D38" w:rsidP="007822C2">
      <w:pPr>
        <w:spacing w:line="400" w:lineRule="exact"/>
      </w:pPr>
      <w:r>
        <w:rPr>
          <w:rFonts w:hint="eastAsia"/>
        </w:rPr>
        <w:t>TAE</w:t>
      </w:r>
      <w:r>
        <w:rPr>
          <w:rFonts w:hint="eastAsia"/>
        </w:rPr>
        <w:t>，琼脂糖，核酸染料</w:t>
      </w:r>
      <w:r w:rsidR="007822C2">
        <w:rPr>
          <w:rFonts w:hint="eastAsia"/>
        </w:rPr>
        <w:t>，</w:t>
      </w:r>
      <w:r>
        <w:rPr>
          <w:rFonts w:hint="eastAsia"/>
        </w:rPr>
        <w:t>DNA marker</w:t>
      </w:r>
      <w:r>
        <w:rPr>
          <w:rFonts w:hint="eastAsia"/>
        </w:rPr>
        <w:t>，逆转录试剂盒</w:t>
      </w:r>
      <w:r w:rsidR="007822C2">
        <w:rPr>
          <w:rFonts w:hint="eastAsia"/>
        </w:rPr>
        <w:t>，</w:t>
      </w:r>
      <w:r>
        <w:rPr>
          <w:rFonts w:hint="eastAsia"/>
        </w:rPr>
        <w:t>荧光定量试剂盒</w:t>
      </w:r>
      <w:r w:rsidR="007822C2">
        <w:rPr>
          <w:rFonts w:hint="eastAsia"/>
        </w:rPr>
        <w:t>，</w:t>
      </w:r>
      <w:r>
        <w:rPr>
          <w:rFonts w:hint="eastAsia"/>
        </w:rPr>
        <w:t>目标基因引物</w:t>
      </w:r>
    </w:p>
    <w:p w14:paraId="4EC2AC8F" w14:textId="378BFEAC" w:rsidR="00754D38" w:rsidRPr="007F7677" w:rsidRDefault="00754D38" w:rsidP="007822C2">
      <w:pPr>
        <w:spacing w:line="400" w:lineRule="exact"/>
      </w:pPr>
      <w:r>
        <w:rPr>
          <w:rFonts w:hint="eastAsia"/>
        </w:rPr>
        <w:t>内参基因引物</w:t>
      </w:r>
      <w:r w:rsidR="007822C2">
        <w:rPr>
          <w:rFonts w:hint="eastAsia"/>
        </w:rPr>
        <w:t>，</w:t>
      </w:r>
      <w:r>
        <w:rPr>
          <w:rFonts w:hint="eastAsia"/>
        </w:rPr>
        <w:t>无</w:t>
      </w:r>
      <w:r>
        <w:rPr>
          <w:rFonts w:hint="eastAsia"/>
        </w:rPr>
        <w:t>RNases</w:t>
      </w:r>
      <w:r>
        <w:rPr>
          <w:rFonts w:hint="eastAsia"/>
        </w:rPr>
        <w:t>水</w:t>
      </w:r>
      <w:r w:rsidR="007822C2">
        <w:rPr>
          <w:rFonts w:hint="eastAsia"/>
        </w:rPr>
        <w:t>，</w:t>
      </w:r>
      <w:r>
        <w:t>PBS</w:t>
      </w:r>
      <w:r w:rsidR="007822C2">
        <w:rPr>
          <w:rFonts w:hint="eastAsia"/>
        </w:rPr>
        <w:t>，</w:t>
      </w:r>
      <w:r>
        <w:rPr>
          <w:rFonts w:hint="eastAsia"/>
        </w:rPr>
        <w:t>氯仿</w:t>
      </w:r>
      <w:r w:rsidR="007822C2">
        <w:rPr>
          <w:rFonts w:hint="eastAsia"/>
        </w:rPr>
        <w:t>，</w:t>
      </w:r>
      <w:r>
        <w:rPr>
          <w:rFonts w:hint="eastAsia"/>
        </w:rPr>
        <w:t>异丙醇</w:t>
      </w:r>
      <w:r w:rsidR="007822C2">
        <w:rPr>
          <w:rFonts w:hint="eastAsia"/>
        </w:rPr>
        <w:t>，</w:t>
      </w:r>
      <w:proofErr w:type="spellStart"/>
      <w:r>
        <w:t>Trizol</w:t>
      </w:r>
      <w:proofErr w:type="spellEnd"/>
      <w:r w:rsidR="007822C2">
        <w:rPr>
          <w:rFonts w:hint="eastAsia"/>
        </w:rPr>
        <w:t>，</w:t>
      </w:r>
      <w:r>
        <w:rPr>
          <w:rFonts w:hint="eastAsia"/>
        </w:rPr>
        <w:t>75%</w:t>
      </w:r>
      <w:r>
        <w:rPr>
          <w:rFonts w:hint="eastAsia"/>
        </w:rPr>
        <w:t>乙醇</w:t>
      </w:r>
      <w:r w:rsidR="007822C2">
        <w:rPr>
          <w:rFonts w:hint="eastAsia"/>
        </w:rPr>
        <w:t>，</w:t>
      </w:r>
      <w:r>
        <w:rPr>
          <w:rFonts w:hint="eastAsia"/>
        </w:rPr>
        <w:t>称量纸</w:t>
      </w:r>
      <w:r w:rsidR="007822C2">
        <w:rPr>
          <w:rFonts w:hint="eastAsia"/>
        </w:rPr>
        <w:t>，</w:t>
      </w:r>
      <w:r>
        <w:rPr>
          <w:rFonts w:hint="eastAsia"/>
        </w:rPr>
        <w:t>锥形瓶</w:t>
      </w:r>
      <w:r w:rsidR="007822C2">
        <w:rPr>
          <w:rFonts w:hint="eastAsia"/>
        </w:rPr>
        <w:t>，</w:t>
      </w:r>
      <w:r>
        <w:rPr>
          <w:rFonts w:hint="eastAsia"/>
        </w:rPr>
        <w:t>冰盒，</w:t>
      </w:r>
      <w:r w:rsidRPr="00754D38">
        <w:rPr>
          <w:rFonts w:hint="eastAsia"/>
        </w:rPr>
        <w:t>2mLEP</w:t>
      </w:r>
      <w:r w:rsidRPr="00754D38">
        <w:rPr>
          <w:rFonts w:hint="eastAsia"/>
        </w:rPr>
        <w:t>管</w:t>
      </w:r>
    </w:p>
    <w:p w14:paraId="37622F7B" w14:textId="06619995" w:rsidR="00A23C40" w:rsidRPr="007F7677" w:rsidRDefault="00754D38" w:rsidP="007822C2">
      <w:pPr>
        <w:spacing w:line="400" w:lineRule="exact"/>
      </w:pPr>
      <w:r>
        <w:rPr>
          <w:rFonts w:hint="eastAsia"/>
        </w:rPr>
        <w:t>仪器：</w:t>
      </w:r>
      <w:r w:rsidR="00A23C40" w:rsidRPr="007F7677">
        <w:rPr>
          <w:rFonts w:hint="eastAsia"/>
        </w:rPr>
        <w:t>荧光定量仪，</w:t>
      </w:r>
      <w:r w:rsidR="00A23C40" w:rsidRPr="007F7677">
        <w:rPr>
          <w:rFonts w:hint="eastAsia"/>
        </w:rPr>
        <w:t>P</w:t>
      </w:r>
      <w:r w:rsidR="00A23C40" w:rsidRPr="007F7677">
        <w:t>CR</w:t>
      </w:r>
      <w:r w:rsidR="00A23C40" w:rsidRPr="007F7677">
        <w:rPr>
          <w:rFonts w:hint="eastAsia"/>
        </w:rPr>
        <w:t>仪，水平电泳</w:t>
      </w:r>
      <w:proofErr w:type="gramStart"/>
      <w:r w:rsidR="00A23C40" w:rsidRPr="007F7677">
        <w:rPr>
          <w:rFonts w:hint="eastAsia"/>
        </w:rPr>
        <w:t>仪及其</w:t>
      </w:r>
      <w:proofErr w:type="gramEnd"/>
      <w:r w:rsidR="00A23C40" w:rsidRPr="007F7677">
        <w:rPr>
          <w:rFonts w:hint="eastAsia"/>
        </w:rPr>
        <w:t>配套产品</w:t>
      </w:r>
      <w:r w:rsidR="005054FB" w:rsidRPr="007F7677">
        <w:rPr>
          <w:rFonts w:hint="eastAsia"/>
        </w:rPr>
        <w:t>，</w:t>
      </w:r>
      <w:r w:rsidR="005054FB" w:rsidRPr="007F7677">
        <w:t>Nanodrop2000</w:t>
      </w:r>
      <w:r w:rsidR="005054FB" w:rsidRPr="007F7677">
        <w:rPr>
          <w:rFonts w:hint="eastAsia"/>
        </w:rPr>
        <w:t>，微波炉</w:t>
      </w:r>
    </w:p>
    <w:p w14:paraId="162CFD9D" w14:textId="343B7FB9" w:rsidR="00A23C40" w:rsidRDefault="00D701C4" w:rsidP="007822C2">
      <w:pPr>
        <w:spacing w:beforeLines="50" w:before="156" w:line="400" w:lineRule="exact"/>
        <w:rPr>
          <w:rFonts w:cs="宋体"/>
          <w:szCs w:val="20"/>
        </w:rPr>
      </w:pPr>
      <w:r w:rsidRPr="007F7677">
        <w:rPr>
          <w:rFonts w:cs="宋体" w:hint="eastAsia"/>
          <w:szCs w:val="20"/>
        </w:rPr>
        <w:t>实验</w:t>
      </w:r>
      <w:r w:rsidR="00A23C40" w:rsidRPr="007F7677">
        <w:rPr>
          <w:rFonts w:cs="宋体" w:hint="eastAsia"/>
          <w:szCs w:val="20"/>
        </w:rPr>
        <w:t>步骤</w:t>
      </w:r>
      <w:r w:rsidR="00A23C40" w:rsidRPr="007F7677">
        <w:rPr>
          <w:rFonts w:cs="宋体" w:hint="eastAsia"/>
          <w:szCs w:val="20"/>
        </w:rPr>
        <w:t>:</w:t>
      </w:r>
    </w:p>
    <w:p w14:paraId="699FB49F" w14:textId="01B52782" w:rsidR="00754D38" w:rsidRDefault="00754D38" w:rsidP="00754D38">
      <w:pPr>
        <w:spacing w:beforeLines="50" w:before="156" w:line="400" w:lineRule="exact"/>
        <w:jc w:val="left"/>
        <w:rPr>
          <w:rFonts w:cs="宋体"/>
          <w:szCs w:val="20"/>
        </w:rPr>
      </w:pPr>
      <w:r>
        <w:rPr>
          <w:rFonts w:cs="宋体" w:hint="eastAsia"/>
          <w:szCs w:val="20"/>
        </w:rPr>
        <w:t>R</w:t>
      </w:r>
      <w:r>
        <w:rPr>
          <w:rFonts w:cs="宋体"/>
          <w:szCs w:val="20"/>
        </w:rPr>
        <w:t>NA</w:t>
      </w:r>
      <w:r>
        <w:rPr>
          <w:rFonts w:cs="宋体" w:hint="eastAsia"/>
          <w:szCs w:val="20"/>
        </w:rPr>
        <w:t>提取实验操作视频参考：</w:t>
      </w:r>
      <w:hyperlink r:id="rId17" w:history="1">
        <w:r w:rsidRPr="000D15BE">
          <w:rPr>
            <w:rStyle w:val="ab"/>
            <w:rFonts w:cs="宋体"/>
            <w:szCs w:val="20"/>
          </w:rPr>
          <w:t>https://www.bilibili.com/video/BV1Dg4y1v7SL/?spm_id_from=333.337.search-card.all.click&amp;vd_source=a00ac48e569fb0bd637e0e75392653da</w:t>
        </w:r>
      </w:hyperlink>
    </w:p>
    <w:p w14:paraId="593D68F0" w14:textId="5B463746" w:rsidR="00D701C4" w:rsidRPr="007F7677" w:rsidRDefault="00D701C4" w:rsidP="00A23C40">
      <w:pPr>
        <w:spacing w:beforeLines="50" w:before="156" w:line="400" w:lineRule="exact"/>
        <w:rPr>
          <w:rFonts w:cs="宋体"/>
          <w:szCs w:val="20"/>
        </w:rPr>
      </w:pPr>
      <w:r w:rsidRPr="007F7677">
        <w:rPr>
          <w:rFonts w:cs="宋体" w:hint="eastAsia"/>
          <w:szCs w:val="20"/>
        </w:rPr>
        <w:t>1</w:t>
      </w:r>
      <w:r w:rsidRPr="007F7677">
        <w:rPr>
          <w:rFonts w:cs="宋体" w:hint="eastAsia"/>
          <w:szCs w:val="20"/>
        </w:rPr>
        <w:t>）细胞</w:t>
      </w:r>
      <w:r w:rsidRPr="007F7677">
        <w:rPr>
          <w:rFonts w:cs="宋体" w:hint="eastAsia"/>
          <w:szCs w:val="20"/>
        </w:rPr>
        <w:t>R</w:t>
      </w:r>
      <w:r w:rsidRPr="007F7677">
        <w:rPr>
          <w:rFonts w:cs="宋体"/>
          <w:szCs w:val="20"/>
        </w:rPr>
        <w:t>NA</w:t>
      </w:r>
      <w:r w:rsidRPr="007F7677">
        <w:rPr>
          <w:rFonts w:cs="宋体" w:hint="eastAsia"/>
          <w:szCs w:val="20"/>
        </w:rPr>
        <w:t>提取（以</w:t>
      </w:r>
      <w:r w:rsidRPr="007F7677">
        <w:rPr>
          <w:rFonts w:cs="宋体" w:hint="eastAsia"/>
          <w:szCs w:val="20"/>
        </w:rPr>
        <w:t>A</w:t>
      </w:r>
      <w:r w:rsidRPr="007F7677">
        <w:rPr>
          <w:rFonts w:cs="宋体"/>
          <w:szCs w:val="20"/>
        </w:rPr>
        <w:t>549</w:t>
      </w:r>
      <w:r w:rsidRPr="007F7677">
        <w:rPr>
          <w:rFonts w:cs="宋体" w:hint="eastAsia"/>
          <w:szCs w:val="20"/>
        </w:rPr>
        <w:t>细胞为例）：</w:t>
      </w:r>
    </w:p>
    <w:p w14:paraId="71433CED" w14:textId="07DE7C20" w:rsidR="00A23C40" w:rsidRPr="007F7677" w:rsidRDefault="00A23C40" w:rsidP="00D701C4">
      <w:pPr>
        <w:spacing w:beforeLines="50" w:before="156" w:line="400" w:lineRule="exact"/>
        <w:rPr>
          <w:rFonts w:cs="Calibri"/>
          <w:szCs w:val="21"/>
        </w:rPr>
      </w:pPr>
      <w:r w:rsidRPr="007F7677">
        <w:rPr>
          <w:rFonts w:cs="宋体" w:hint="eastAsia"/>
          <w:szCs w:val="20"/>
        </w:rPr>
        <w:t>将</w:t>
      </w:r>
      <w:r w:rsidRPr="007F7677">
        <w:rPr>
          <w:rFonts w:cs="宋体" w:hint="eastAsia"/>
          <w:szCs w:val="20"/>
        </w:rPr>
        <w:t>2mLEP</w:t>
      </w:r>
      <w:r w:rsidRPr="007F7677">
        <w:rPr>
          <w:rFonts w:cs="宋体" w:hint="eastAsia"/>
          <w:szCs w:val="20"/>
        </w:rPr>
        <w:t>管放入冰盒中预冷；</w:t>
      </w:r>
      <w:proofErr w:type="gramStart"/>
      <w:r w:rsidRPr="007F7677">
        <w:rPr>
          <w:rFonts w:cs="宋体" w:hint="eastAsia"/>
          <w:szCs w:val="20"/>
        </w:rPr>
        <w:t>取通过</w:t>
      </w:r>
      <w:proofErr w:type="gramEnd"/>
      <w:r w:rsidRPr="007F7677">
        <w:rPr>
          <w:rFonts w:cs="宋体" w:hint="eastAsia"/>
          <w:szCs w:val="20"/>
        </w:rPr>
        <w:t>嘌呤霉素筛选</w:t>
      </w:r>
      <w:r w:rsidRPr="007F7677">
        <w:rPr>
          <w:rFonts w:cs="宋体" w:hint="eastAsia"/>
          <w:szCs w:val="20"/>
        </w:rPr>
        <w:t>14</w:t>
      </w:r>
      <w:r w:rsidRPr="007F7677">
        <w:rPr>
          <w:rFonts w:cs="宋体" w:hint="eastAsia"/>
          <w:szCs w:val="20"/>
        </w:rPr>
        <w:t>天的</w:t>
      </w:r>
      <w:r w:rsidRPr="007F7677">
        <w:rPr>
          <w:rFonts w:cs="宋体" w:hint="eastAsia"/>
          <w:szCs w:val="20"/>
        </w:rPr>
        <w:t>A549</w:t>
      </w:r>
      <w:r w:rsidRPr="007F7677">
        <w:rPr>
          <w:rFonts w:cs="宋体" w:hint="eastAsia"/>
          <w:szCs w:val="20"/>
        </w:rPr>
        <w:t>细胞，分别为</w:t>
      </w:r>
      <w:r w:rsidR="00D701C4" w:rsidRPr="007F7677">
        <w:rPr>
          <w:rFonts w:cs="宋体"/>
          <w:szCs w:val="20"/>
        </w:rPr>
        <w:t>A549-OE</w:t>
      </w:r>
      <w:r w:rsidR="00D701C4" w:rsidRPr="007F7677">
        <w:rPr>
          <w:rFonts w:cs="宋体" w:hint="eastAsia"/>
          <w:szCs w:val="20"/>
        </w:rPr>
        <w:t>（过</w:t>
      </w:r>
      <w:proofErr w:type="gramStart"/>
      <w:r w:rsidR="00D701C4" w:rsidRPr="007F7677">
        <w:rPr>
          <w:rFonts w:cs="宋体" w:hint="eastAsia"/>
          <w:szCs w:val="20"/>
        </w:rPr>
        <w:t>表达组简称</w:t>
      </w:r>
      <w:proofErr w:type="gramEnd"/>
      <w:r w:rsidR="00D701C4" w:rsidRPr="007F7677">
        <w:rPr>
          <w:rFonts w:cs="宋体" w:hint="eastAsia"/>
          <w:szCs w:val="20"/>
        </w:rPr>
        <w:t>）</w:t>
      </w:r>
      <w:r w:rsidRPr="007F7677">
        <w:rPr>
          <w:rFonts w:cs="宋体" w:hint="eastAsia"/>
          <w:szCs w:val="20"/>
        </w:rPr>
        <w:t>，</w:t>
      </w:r>
      <w:r w:rsidRPr="007F7677">
        <w:rPr>
          <w:rFonts w:cs="宋体" w:hint="eastAsia"/>
          <w:szCs w:val="20"/>
        </w:rPr>
        <w:t>A549</w:t>
      </w:r>
      <w:r w:rsidR="00D701C4" w:rsidRPr="007F7677">
        <w:rPr>
          <w:rFonts w:cs="宋体"/>
          <w:szCs w:val="20"/>
        </w:rPr>
        <w:t>-NC</w:t>
      </w:r>
      <w:r w:rsidR="00D701C4" w:rsidRPr="007F7677">
        <w:rPr>
          <w:rFonts w:cs="宋体" w:hint="eastAsia"/>
          <w:szCs w:val="20"/>
        </w:rPr>
        <w:t>（对照组）</w:t>
      </w:r>
      <w:r w:rsidRPr="007F7677">
        <w:rPr>
          <w:rFonts w:cs="Calibri" w:hint="eastAsia"/>
          <w:szCs w:val="21"/>
        </w:rPr>
        <w:t>细胞总</w:t>
      </w:r>
      <w:r w:rsidRPr="007F7677">
        <w:rPr>
          <w:rFonts w:cs="Calibri" w:hint="eastAsia"/>
          <w:szCs w:val="21"/>
        </w:rPr>
        <w:t>RNA</w:t>
      </w:r>
      <w:r w:rsidRPr="007F7677">
        <w:rPr>
          <w:rFonts w:cs="Calibri" w:hint="eastAsia"/>
          <w:szCs w:val="21"/>
        </w:rPr>
        <w:t>提取</w:t>
      </w:r>
    </w:p>
    <w:p w14:paraId="3B8541FD" w14:textId="77777777" w:rsidR="00A23C40" w:rsidRPr="007F7677" w:rsidRDefault="00A23C40" w:rsidP="00A23C40">
      <w:pPr>
        <w:pStyle w:val="aa"/>
        <w:numPr>
          <w:ilvl w:val="0"/>
          <w:numId w:val="11"/>
        </w:numPr>
        <w:spacing w:line="360" w:lineRule="auto"/>
        <w:ind w:firstLineChars="0"/>
        <w:rPr>
          <w:rFonts w:cs="Calibri"/>
          <w:szCs w:val="21"/>
        </w:rPr>
      </w:pPr>
      <w:r w:rsidRPr="007F7677">
        <w:rPr>
          <w:rFonts w:cs="Calibri" w:hint="eastAsia"/>
          <w:szCs w:val="21"/>
        </w:rPr>
        <w:t>按照前述方法转染</w:t>
      </w:r>
      <w:r w:rsidRPr="007F7677">
        <w:rPr>
          <w:rFonts w:cs="Calibri" w:hint="eastAsia"/>
          <w:szCs w:val="21"/>
        </w:rPr>
        <w:t>48h</w:t>
      </w:r>
      <w:r w:rsidRPr="007F7677">
        <w:rPr>
          <w:rFonts w:cs="Calibri" w:hint="eastAsia"/>
          <w:szCs w:val="21"/>
        </w:rPr>
        <w:t>后，待细胞生长至培养瓶壁</w:t>
      </w:r>
      <w:r w:rsidRPr="007F7677">
        <w:rPr>
          <w:rFonts w:cs="Calibri" w:hint="eastAsia"/>
          <w:szCs w:val="21"/>
        </w:rPr>
        <w:t>80%~90%</w:t>
      </w:r>
      <w:r w:rsidRPr="007F7677">
        <w:rPr>
          <w:rFonts w:cs="Calibri" w:hint="eastAsia"/>
          <w:szCs w:val="21"/>
        </w:rPr>
        <w:t>时，弃去培养基，加</w:t>
      </w:r>
      <w:r w:rsidRPr="007F7677">
        <w:rPr>
          <w:rFonts w:cs="Calibri" w:hint="eastAsia"/>
          <w:szCs w:val="21"/>
        </w:rPr>
        <w:t>PBS</w:t>
      </w:r>
      <w:r w:rsidRPr="007F7677">
        <w:rPr>
          <w:rFonts w:cs="Calibri" w:hint="eastAsia"/>
          <w:szCs w:val="21"/>
        </w:rPr>
        <w:t>液洗涤细胞三次，加入</w:t>
      </w:r>
      <w:r w:rsidRPr="007F7677">
        <w:rPr>
          <w:rFonts w:cs="Calibri" w:hint="eastAsia"/>
          <w:szCs w:val="21"/>
        </w:rPr>
        <w:t xml:space="preserve">1ml </w:t>
      </w:r>
      <w:proofErr w:type="spellStart"/>
      <w:r w:rsidRPr="007F7677">
        <w:rPr>
          <w:rFonts w:cs="Calibri" w:hint="eastAsia"/>
          <w:szCs w:val="21"/>
        </w:rPr>
        <w:t>TRIzol</w:t>
      </w:r>
      <w:proofErr w:type="spellEnd"/>
      <w:r w:rsidRPr="007F7677">
        <w:rPr>
          <w:rFonts w:cs="Calibri" w:hint="eastAsia"/>
          <w:szCs w:val="21"/>
        </w:rPr>
        <w:t>，左右晃动，裂解细胞，待充分匀浆后转入</w:t>
      </w:r>
      <w:r w:rsidRPr="007F7677">
        <w:rPr>
          <w:rFonts w:cs="Calibri" w:hint="eastAsia"/>
          <w:szCs w:val="21"/>
        </w:rPr>
        <w:t xml:space="preserve">1.5ml </w:t>
      </w:r>
      <w:r w:rsidRPr="007F7677">
        <w:rPr>
          <w:rFonts w:cs="Calibri" w:hint="eastAsia"/>
          <w:szCs w:val="21"/>
        </w:rPr>
        <w:t>离心管中，室温静置</w:t>
      </w:r>
      <w:r w:rsidRPr="007F7677">
        <w:rPr>
          <w:rFonts w:cs="Calibri" w:hint="eastAsia"/>
          <w:szCs w:val="21"/>
        </w:rPr>
        <w:t>5min</w:t>
      </w:r>
      <w:r w:rsidRPr="007F7677">
        <w:rPr>
          <w:rFonts w:cs="Calibri" w:hint="eastAsia"/>
          <w:szCs w:val="21"/>
        </w:rPr>
        <w:t>；</w:t>
      </w:r>
    </w:p>
    <w:p w14:paraId="0241645A" w14:textId="77777777" w:rsidR="00A23C40" w:rsidRPr="007F7677" w:rsidRDefault="00A23C40" w:rsidP="00A23C40">
      <w:pPr>
        <w:pStyle w:val="aa"/>
        <w:numPr>
          <w:ilvl w:val="0"/>
          <w:numId w:val="11"/>
        </w:numPr>
        <w:spacing w:line="360" w:lineRule="auto"/>
        <w:ind w:firstLineChars="0"/>
        <w:rPr>
          <w:rFonts w:cs="Calibri"/>
          <w:szCs w:val="21"/>
        </w:rPr>
      </w:pPr>
      <w:r w:rsidRPr="007F7677">
        <w:rPr>
          <w:rFonts w:cs="Calibri" w:hint="eastAsia"/>
          <w:szCs w:val="21"/>
        </w:rPr>
        <w:t>在上述离心管中，按照</w:t>
      </w:r>
      <w:r w:rsidRPr="007F7677">
        <w:rPr>
          <w:rFonts w:cs="Calibri" w:hint="eastAsia"/>
          <w:szCs w:val="21"/>
        </w:rPr>
        <w:t>1:5</w:t>
      </w:r>
      <w:r w:rsidRPr="007F7677">
        <w:rPr>
          <w:rFonts w:cs="Calibri" w:hint="eastAsia"/>
          <w:szCs w:val="21"/>
        </w:rPr>
        <w:t>的比例加入相应体积的氯仿</w:t>
      </w:r>
      <w:r w:rsidRPr="007F7677">
        <w:rPr>
          <w:rFonts w:cs="Calibri" w:hint="eastAsia"/>
          <w:szCs w:val="21"/>
        </w:rPr>
        <w:t>(200</w:t>
      </w:r>
      <w:r w:rsidRPr="007F7677">
        <w:rPr>
          <w:szCs w:val="21"/>
        </w:rPr>
        <w:t>μ</w:t>
      </w:r>
      <w:r w:rsidRPr="007F7677">
        <w:rPr>
          <w:rFonts w:hint="eastAsia"/>
          <w:szCs w:val="21"/>
        </w:rPr>
        <w:t>l</w:t>
      </w:r>
      <w:r w:rsidRPr="007F7677">
        <w:rPr>
          <w:rFonts w:cs="Calibri" w:hint="eastAsia"/>
          <w:szCs w:val="21"/>
        </w:rPr>
        <w:t>)</w:t>
      </w:r>
      <w:r w:rsidRPr="007F7677">
        <w:rPr>
          <w:rFonts w:cs="Calibri" w:hint="eastAsia"/>
          <w:szCs w:val="21"/>
        </w:rPr>
        <w:t>，盖上；离心管盖子，在漩涡仪上震荡</w:t>
      </w:r>
      <w:r w:rsidRPr="007F7677">
        <w:rPr>
          <w:rFonts w:cs="Calibri" w:hint="eastAsia"/>
          <w:szCs w:val="21"/>
        </w:rPr>
        <w:t>15sec</w:t>
      </w:r>
      <w:r w:rsidRPr="007F7677">
        <w:rPr>
          <w:rFonts w:cs="Calibri" w:hint="eastAsia"/>
          <w:szCs w:val="21"/>
        </w:rPr>
        <w:t>，在室温</w:t>
      </w:r>
      <w:r w:rsidRPr="007F7677">
        <w:rPr>
          <w:rFonts w:hint="eastAsia"/>
          <w:szCs w:val="21"/>
        </w:rPr>
        <w:t>(</w:t>
      </w:r>
      <w:r w:rsidRPr="007F7677">
        <w:rPr>
          <w:szCs w:val="21"/>
        </w:rPr>
        <w:t>15℃</w:t>
      </w:r>
      <w:r w:rsidRPr="007F7677">
        <w:rPr>
          <w:rFonts w:hint="eastAsia"/>
          <w:szCs w:val="21"/>
        </w:rPr>
        <w:t>~</w:t>
      </w:r>
      <w:r w:rsidRPr="007F7677">
        <w:rPr>
          <w:szCs w:val="21"/>
        </w:rPr>
        <w:t>30℃</w:t>
      </w:r>
      <w:r w:rsidRPr="007F7677">
        <w:rPr>
          <w:rFonts w:hint="eastAsia"/>
          <w:szCs w:val="21"/>
        </w:rPr>
        <w:t>)</w:t>
      </w:r>
      <w:r w:rsidRPr="007F7677">
        <w:rPr>
          <w:rFonts w:cs="Calibri" w:hint="eastAsia"/>
          <w:szCs w:val="21"/>
        </w:rPr>
        <w:t>孵育</w:t>
      </w:r>
      <w:r w:rsidRPr="007F7677">
        <w:rPr>
          <w:rFonts w:cs="Calibri" w:hint="eastAsia"/>
          <w:szCs w:val="21"/>
        </w:rPr>
        <w:t>5min</w:t>
      </w:r>
      <w:r w:rsidRPr="007F7677">
        <w:rPr>
          <w:rFonts w:cs="Calibri" w:hint="eastAsia"/>
          <w:szCs w:val="21"/>
        </w:rPr>
        <w:t>后，</w:t>
      </w:r>
      <w:r w:rsidRPr="007F7677">
        <w:rPr>
          <w:rFonts w:cs="Calibri" w:hint="eastAsia"/>
          <w:szCs w:val="21"/>
        </w:rPr>
        <w:t>4</w:t>
      </w:r>
      <w:r w:rsidRPr="007F7677">
        <w:rPr>
          <w:rFonts w:cs="宋体" w:hint="eastAsia"/>
          <w:szCs w:val="21"/>
        </w:rPr>
        <w:t>℃</w:t>
      </w:r>
      <w:r w:rsidRPr="007F7677">
        <w:rPr>
          <w:rFonts w:cs="Calibri" w:hint="eastAsia"/>
          <w:szCs w:val="21"/>
        </w:rPr>
        <w:t>12,000rpm</w:t>
      </w:r>
      <w:r w:rsidRPr="007F7677">
        <w:rPr>
          <w:rFonts w:cs="Calibri" w:hint="eastAsia"/>
          <w:szCs w:val="21"/>
        </w:rPr>
        <w:t>离心</w:t>
      </w:r>
      <w:r w:rsidRPr="007F7677">
        <w:rPr>
          <w:rFonts w:cs="Calibri" w:hint="eastAsia"/>
          <w:szCs w:val="21"/>
        </w:rPr>
        <w:t>15min</w:t>
      </w:r>
      <w:r w:rsidRPr="007F7677">
        <w:rPr>
          <w:rFonts w:cs="Calibri" w:hint="eastAsia"/>
          <w:szCs w:val="21"/>
        </w:rPr>
        <w:t>；</w:t>
      </w:r>
    </w:p>
    <w:p w14:paraId="21B37137" w14:textId="77777777" w:rsidR="00A23C40" w:rsidRPr="007F7677" w:rsidRDefault="00A23C40" w:rsidP="00A23C40">
      <w:pPr>
        <w:pStyle w:val="aa"/>
        <w:numPr>
          <w:ilvl w:val="0"/>
          <w:numId w:val="11"/>
        </w:numPr>
        <w:spacing w:line="360" w:lineRule="auto"/>
        <w:ind w:firstLineChars="0"/>
        <w:rPr>
          <w:rFonts w:cs="Calibri"/>
          <w:szCs w:val="21"/>
        </w:rPr>
      </w:pPr>
      <w:r w:rsidRPr="007F7677">
        <w:rPr>
          <w:rFonts w:cs="Calibri" w:hint="eastAsia"/>
          <w:szCs w:val="21"/>
        </w:rPr>
        <w:t>取上层水相置于新离心管中，加入等体积异丙醇，颠倒混匀后在室温</w:t>
      </w:r>
      <w:r w:rsidRPr="007F7677">
        <w:rPr>
          <w:rFonts w:cs="Calibri" w:hint="eastAsia"/>
          <w:szCs w:val="21"/>
        </w:rPr>
        <w:t>(15</w:t>
      </w:r>
      <w:r w:rsidRPr="007F7677">
        <w:rPr>
          <w:rFonts w:cs="Calibri" w:hint="eastAsia"/>
          <w:szCs w:val="21"/>
        </w:rPr>
        <w:t>℃</w:t>
      </w:r>
      <w:r w:rsidRPr="007F7677">
        <w:rPr>
          <w:rFonts w:cs="Calibri" w:hint="eastAsia"/>
          <w:szCs w:val="21"/>
        </w:rPr>
        <w:t>~30</w:t>
      </w:r>
      <w:r w:rsidRPr="007F7677">
        <w:rPr>
          <w:rFonts w:cs="Calibri" w:hint="eastAsia"/>
          <w:szCs w:val="21"/>
        </w:rPr>
        <w:t>℃</w:t>
      </w:r>
      <w:r w:rsidRPr="007F7677">
        <w:rPr>
          <w:rFonts w:cs="Calibri" w:hint="eastAsia"/>
          <w:szCs w:val="21"/>
        </w:rPr>
        <w:t>)</w:t>
      </w:r>
      <w:r w:rsidRPr="007F7677">
        <w:rPr>
          <w:rFonts w:cs="Calibri" w:hint="eastAsia"/>
          <w:szCs w:val="21"/>
        </w:rPr>
        <w:t>孵育</w:t>
      </w:r>
      <w:r w:rsidRPr="007F7677">
        <w:rPr>
          <w:rFonts w:cs="Calibri" w:hint="eastAsia"/>
          <w:szCs w:val="21"/>
        </w:rPr>
        <w:t>15min</w:t>
      </w:r>
      <w:r w:rsidRPr="007F7677">
        <w:rPr>
          <w:rFonts w:cs="Calibri" w:hint="eastAsia"/>
          <w:szCs w:val="21"/>
        </w:rPr>
        <w:t>，</w:t>
      </w:r>
      <w:r w:rsidRPr="007F7677">
        <w:rPr>
          <w:rFonts w:cs="Calibri" w:hint="eastAsia"/>
          <w:szCs w:val="21"/>
        </w:rPr>
        <w:t>4</w:t>
      </w:r>
      <w:r w:rsidRPr="007F7677">
        <w:rPr>
          <w:rFonts w:cs="Calibri" w:hint="eastAsia"/>
          <w:szCs w:val="21"/>
        </w:rPr>
        <w:t>℃</w:t>
      </w:r>
      <w:r w:rsidRPr="007F7677">
        <w:rPr>
          <w:rFonts w:cs="Calibri" w:hint="eastAsia"/>
          <w:szCs w:val="21"/>
        </w:rPr>
        <w:t>12,000 rpm</w:t>
      </w:r>
      <w:r w:rsidRPr="007F7677">
        <w:rPr>
          <w:rFonts w:cs="Calibri" w:hint="eastAsia"/>
          <w:szCs w:val="21"/>
        </w:rPr>
        <w:t>离心</w:t>
      </w:r>
      <w:r w:rsidRPr="007F7677">
        <w:rPr>
          <w:rFonts w:cs="Calibri" w:hint="eastAsia"/>
          <w:szCs w:val="21"/>
        </w:rPr>
        <w:t>10min</w:t>
      </w:r>
      <w:r w:rsidRPr="007F7677">
        <w:rPr>
          <w:rFonts w:cs="Calibri" w:hint="eastAsia"/>
          <w:szCs w:val="21"/>
        </w:rPr>
        <w:t>；</w:t>
      </w:r>
    </w:p>
    <w:p w14:paraId="7C0B1E60" w14:textId="77777777" w:rsidR="00A23C40" w:rsidRPr="007F7677" w:rsidRDefault="00A23C40" w:rsidP="00A23C40">
      <w:pPr>
        <w:pStyle w:val="aa"/>
        <w:numPr>
          <w:ilvl w:val="0"/>
          <w:numId w:val="11"/>
        </w:numPr>
        <w:spacing w:line="360" w:lineRule="auto"/>
        <w:ind w:firstLineChars="0"/>
        <w:rPr>
          <w:rFonts w:cs="Calibri"/>
          <w:szCs w:val="21"/>
        </w:rPr>
      </w:pPr>
      <w:r w:rsidRPr="007F7677">
        <w:rPr>
          <w:rFonts w:cs="Calibri" w:hint="eastAsia"/>
          <w:szCs w:val="21"/>
        </w:rPr>
        <w:t>弃上清，加入预冷</w:t>
      </w:r>
      <w:r w:rsidRPr="007F7677">
        <w:rPr>
          <w:rFonts w:cs="Calibri" w:hint="eastAsia"/>
          <w:szCs w:val="21"/>
        </w:rPr>
        <w:t>75%(DEPC</w:t>
      </w:r>
      <w:r w:rsidRPr="007F7677">
        <w:rPr>
          <w:rFonts w:cs="Calibri" w:hint="eastAsia"/>
          <w:szCs w:val="21"/>
        </w:rPr>
        <w:t>配制</w:t>
      </w:r>
      <w:r w:rsidRPr="007F7677">
        <w:rPr>
          <w:rFonts w:cs="Calibri" w:hint="eastAsia"/>
          <w:szCs w:val="21"/>
        </w:rPr>
        <w:t>)</w:t>
      </w:r>
      <w:r w:rsidRPr="007F7677">
        <w:rPr>
          <w:rFonts w:cs="Calibri" w:hint="eastAsia"/>
          <w:szCs w:val="21"/>
        </w:rPr>
        <w:t>乙醇</w:t>
      </w:r>
      <w:r w:rsidRPr="007F7677">
        <w:rPr>
          <w:rFonts w:cs="Calibri" w:hint="eastAsia"/>
          <w:szCs w:val="21"/>
        </w:rPr>
        <w:t>1ml</w:t>
      </w:r>
      <w:r w:rsidRPr="007F7677">
        <w:rPr>
          <w:rFonts w:cs="Calibri" w:hint="eastAsia"/>
          <w:szCs w:val="21"/>
        </w:rPr>
        <w:t>，涡旋混合，</w:t>
      </w:r>
      <w:r w:rsidRPr="007F7677">
        <w:rPr>
          <w:rFonts w:cs="Calibri" w:hint="eastAsia"/>
          <w:szCs w:val="21"/>
        </w:rPr>
        <w:t>4</w:t>
      </w:r>
      <w:r w:rsidRPr="007F7677">
        <w:rPr>
          <w:rFonts w:cs="Calibri" w:hint="eastAsia"/>
          <w:szCs w:val="21"/>
        </w:rPr>
        <w:t>℃</w:t>
      </w:r>
      <w:r w:rsidRPr="007F7677">
        <w:rPr>
          <w:rFonts w:cs="Calibri" w:hint="eastAsia"/>
          <w:szCs w:val="21"/>
        </w:rPr>
        <w:t>12,000 rpm</w:t>
      </w:r>
      <w:r w:rsidRPr="007F7677">
        <w:rPr>
          <w:rFonts w:cs="Calibri" w:hint="eastAsia"/>
          <w:szCs w:val="21"/>
        </w:rPr>
        <w:t>离心</w:t>
      </w:r>
      <w:r w:rsidRPr="007F7677">
        <w:rPr>
          <w:rFonts w:cs="Calibri" w:hint="eastAsia"/>
          <w:szCs w:val="21"/>
        </w:rPr>
        <w:t>5min</w:t>
      </w:r>
      <w:r w:rsidRPr="007F7677">
        <w:rPr>
          <w:rFonts w:cs="Calibri" w:hint="eastAsia"/>
          <w:szCs w:val="21"/>
        </w:rPr>
        <w:t>，弃上清，保留沉淀；</w:t>
      </w:r>
    </w:p>
    <w:p w14:paraId="51994016" w14:textId="398C9DC0" w:rsidR="00A23C40" w:rsidRPr="007F7677" w:rsidRDefault="00A23C40" w:rsidP="00A23C40">
      <w:pPr>
        <w:pStyle w:val="aa"/>
        <w:numPr>
          <w:ilvl w:val="0"/>
          <w:numId w:val="11"/>
        </w:numPr>
        <w:spacing w:line="360" w:lineRule="auto"/>
        <w:ind w:firstLineChars="0"/>
        <w:rPr>
          <w:rFonts w:cs="宋体"/>
          <w:szCs w:val="21"/>
        </w:rPr>
      </w:pPr>
      <w:r w:rsidRPr="007F7677">
        <w:rPr>
          <w:rFonts w:cs="Calibri" w:hint="eastAsia"/>
          <w:szCs w:val="21"/>
        </w:rPr>
        <w:t>加入适量</w:t>
      </w:r>
      <w:r w:rsidRPr="007F7677">
        <w:rPr>
          <w:rFonts w:cs="Calibri" w:hint="eastAsia"/>
          <w:szCs w:val="21"/>
        </w:rPr>
        <w:t>R</w:t>
      </w:r>
      <w:r w:rsidR="00D701C4" w:rsidRPr="007F7677">
        <w:rPr>
          <w:rFonts w:cs="Calibri"/>
          <w:szCs w:val="21"/>
        </w:rPr>
        <w:t>N</w:t>
      </w:r>
      <w:r w:rsidRPr="007F7677">
        <w:rPr>
          <w:rFonts w:cs="Calibri" w:hint="eastAsia"/>
          <w:szCs w:val="21"/>
        </w:rPr>
        <w:t>ase-free</w:t>
      </w:r>
      <w:r w:rsidRPr="007F7677">
        <w:rPr>
          <w:rFonts w:cs="Calibri" w:hint="eastAsia"/>
          <w:szCs w:val="21"/>
        </w:rPr>
        <w:t>的</w:t>
      </w:r>
      <w:r w:rsidRPr="007F7677">
        <w:rPr>
          <w:rFonts w:cs="Calibri" w:hint="eastAsia"/>
          <w:szCs w:val="21"/>
        </w:rPr>
        <w:t>DEPC</w:t>
      </w:r>
      <w:r w:rsidRPr="007F7677">
        <w:rPr>
          <w:rFonts w:cs="Calibri" w:hint="eastAsia"/>
          <w:szCs w:val="21"/>
        </w:rPr>
        <w:t>水</w:t>
      </w:r>
      <w:proofErr w:type="gramStart"/>
      <w:r w:rsidRPr="007F7677">
        <w:rPr>
          <w:rFonts w:cs="Calibri" w:hint="eastAsia"/>
          <w:szCs w:val="21"/>
        </w:rPr>
        <w:t>溶解总</w:t>
      </w:r>
      <w:proofErr w:type="gramEnd"/>
      <w:r w:rsidRPr="007F7677">
        <w:rPr>
          <w:rFonts w:cs="Calibri" w:hint="eastAsia"/>
          <w:szCs w:val="21"/>
        </w:rPr>
        <w:t>RNA</w:t>
      </w:r>
      <w:r w:rsidRPr="007F7677">
        <w:rPr>
          <w:rFonts w:cs="Calibri" w:hint="eastAsia"/>
          <w:szCs w:val="21"/>
        </w:rPr>
        <w:t>；</w:t>
      </w:r>
      <w:r w:rsidR="00D701C4" w:rsidRPr="007F7677">
        <w:rPr>
          <w:rFonts w:cs="Calibri" w:hint="eastAsia"/>
          <w:szCs w:val="21"/>
        </w:rPr>
        <w:t>通过</w:t>
      </w:r>
      <w:r w:rsidR="00D701C4" w:rsidRPr="007F7677">
        <w:rPr>
          <w:rFonts w:cs="Calibri" w:hint="eastAsia"/>
          <w:szCs w:val="21"/>
        </w:rPr>
        <w:t>Nanodrop</w:t>
      </w:r>
      <w:r w:rsidR="00D701C4" w:rsidRPr="007F7677">
        <w:rPr>
          <w:rFonts w:cs="Calibri" w:hint="eastAsia"/>
          <w:szCs w:val="21"/>
        </w:rPr>
        <w:t>或其他仪器检测</w:t>
      </w:r>
      <w:r w:rsidR="00D701C4" w:rsidRPr="007F7677">
        <w:rPr>
          <w:rFonts w:cs="Calibri" w:hint="eastAsia"/>
          <w:szCs w:val="21"/>
        </w:rPr>
        <w:t>R</w:t>
      </w:r>
      <w:r w:rsidR="00D701C4" w:rsidRPr="007F7677">
        <w:rPr>
          <w:rFonts w:cs="Calibri"/>
          <w:szCs w:val="21"/>
        </w:rPr>
        <w:t>NA</w:t>
      </w:r>
      <w:r w:rsidR="005054FB" w:rsidRPr="007F7677">
        <w:rPr>
          <w:rFonts w:cs="Calibri" w:hint="eastAsia"/>
          <w:szCs w:val="21"/>
        </w:rPr>
        <w:t xml:space="preserve"> </w:t>
      </w:r>
      <w:r w:rsidR="00D701C4" w:rsidRPr="007F7677">
        <w:rPr>
          <w:rFonts w:cs="Calibri" w:hint="eastAsia"/>
          <w:szCs w:val="21"/>
        </w:rPr>
        <w:t>2</w:t>
      </w:r>
      <w:r w:rsidR="00D701C4" w:rsidRPr="007F7677">
        <w:rPr>
          <w:rFonts w:cs="Calibri"/>
          <w:szCs w:val="21"/>
        </w:rPr>
        <w:t>60/280</w:t>
      </w:r>
      <w:r w:rsidR="005054FB" w:rsidRPr="007F7677">
        <w:rPr>
          <w:rFonts w:cs="Calibri" w:hint="eastAsia"/>
          <w:szCs w:val="21"/>
        </w:rPr>
        <w:t>以及</w:t>
      </w:r>
      <w:r w:rsidR="005054FB" w:rsidRPr="007F7677">
        <w:rPr>
          <w:rFonts w:cs="Calibri" w:hint="eastAsia"/>
          <w:szCs w:val="21"/>
        </w:rPr>
        <w:t>2</w:t>
      </w:r>
      <w:r w:rsidR="005054FB" w:rsidRPr="007F7677">
        <w:rPr>
          <w:rFonts w:cs="Calibri"/>
          <w:szCs w:val="21"/>
        </w:rPr>
        <w:t>60/230</w:t>
      </w:r>
      <w:r w:rsidR="005054FB" w:rsidRPr="007F7677">
        <w:rPr>
          <w:rFonts w:cs="Calibri" w:hint="eastAsia"/>
          <w:szCs w:val="21"/>
        </w:rPr>
        <w:t>的比值，一般来说</w:t>
      </w:r>
      <w:r w:rsidR="005054FB" w:rsidRPr="007F7677">
        <w:rPr>
          <w:rFonts w:cs="Calibri" w:hint="eastAsia"/>
          <w:szCs w:val="21"/>
        </w:rPr>
        <w:t>2</w:t>
      </w:r>
      <w:r w:rsidR="005054FB" w:rsidRPr="007F7677">
        <w:rPr>
          <w:rFonts w:cs="Calibri"/>
          <w:szCs w:val="21"/>
        </w:rPr>
        <w:t>60/280</w:t>
      </w:r>
      <w:r w:rsidR="005054FB" w:rsidRPr="007F7677">
        <w:rPr>
          <w:rFonts w:cs="Calibri" w:hint="eastAsia"/>
          <w:szCs w:val="21"/>
        </w:rPr>
        <w:t>在</w:t>
      </w:r>
      <w:r w:rsidR="005054FB" w:rsidRPr="007F7677">
        <w:rPr>
          <w:rFonts w:cs="Calibri"/>
          <w:szCs w:val="21"/>
        </w:rPr>
        <w:t xml:space="preserve"> 1.8-2.1</w:t>
      </w:r>
      <w:r w:rsidR="005054FB" w:rsidRPr="007F7677">
        <w:rPr>
          <w:rFonts w:cs="Calibri" w:hint="eastAsia"/>
          <w:szCs w:val="21"/>
        </w:rPr>
        <w:t>之间，</w:t>
      </w:r>
      <w:r w:rsidR="005054FB" w:rsidRPr="007F7677">
        <w:rPr>
          <w:rFonts w:cs="Calibri"/>
          <w:szCs w:val="21"/>
        </w:rPr>
        <w:t>260/230</w:t>
      </w:r>
      <w:r w:rsidR="005054FB" w:rsidRPr="007F7677">
        <w:rPr>
          <w:rFonts w:cs="Calibri" w:hint="eastAsia"/>
          <w:szCs w:val="21"/>
        </w:rPr>
        <w:t>在</w:t>
      </w:r>
      <w:r w:rsidR="005054FB" w:rsidRPr="007F7677">
        <w:rPr>
          <w:rFonts w:cs="Calibri" w:hint="eastAsia"/>
          <w:szCs w:val="21"/>
        </w:rPr>
        <w:t>2</w:t>
      </w:r>
      <w:r w:rsidR="005054FB" w:rsidRPr="007F7677">
        <w:rPr>
          <w:rFonts w:cs="Calibri"/>
          <w:szCs w:val="21"/>
        </w:rPr>
        <w:t>.0</w:t>
      </w:r>
      <w:r w:rsidR="005054FB" w:rsidRPr="007F7677">
        <w:rPr>
          <w:rFonts w:cs="Calibri" w:hint="eastAsia"/>
          <w:szCs w:val="21"/>
        </w:rPr>
        <w:t>以上，</w:t>
      </w:r>
      <w:proofErr w:type="gramStart"/>
      <w:r w:rsidR="006C225E" w:rsidRPr="007F7677">
        <w:rPr>
          <w:rFonts w:cs="Calibri" w:hint="eastAsia"/>
          <w:szCs w:val="21"/>
        </w:rPr>
        <w:t>且图片</w:t>
      </w:r>
      <w:proofErr w:type="gramEnd"/>
      <w:r w:rsidR="006C225E" w:rsidRPr="007F7677">
        <w:rPr>
          <w:rFonts w:cs="Calibri" w:hint="eastAsia"/>
          <w:szCs w:val="21"/>
        </w:rPr>
        <w:t>曲线光滑，</w:t>
      </w:r>
      <w:r w:rsidR="005054FB" w:rsidRPr="007F7677">
        <w:rPr>
          <w:rFonts w:cs="Calibri" w:hint="eastAsia"/>
          <w:szCs w:val="21"/>
        </w:rPr>
        <w:t>则证明</w:t>
      </w:r>
      <w:r w:rsidR="005054FB" w:rsidRPr="007F7677">
        <w:rPr>
          <w:rFonts w:cs="Calibri" w:hint="eastAsia"/>
          <w:szCs w:val="21"/>
        </w:rPr>
        <w:t>R</w:t>
      </w:r>
      <w:r w:rsidR="005054FB" w:rsidRPr="007F7677">
        <w:rPr>
          <w:rFonts w:cs="Calibri"/>
          <w:szCs w:val="21"/>
        </w:rPr>
        <w:t>NA</w:t>
      </w:r>
      <w:r w:rsidR="005054FB" w:rsidRPr="007F7677">
        <w:rPr>
          <w:rFonts w:cs="Calibri" w:hint="eastAsia"/>
          <w:szCs w:val="21"/>
        </w:rPr>
        <w:t>提取质量较好。图片类似于下图：</w:t>
      </w:r>
    </w:p>
    <w:p w14:paraId="21A48AEB" w14:textId="1BE72876" w:rsidR="005054FB" w:rsidRPr="007F7677" w:rsidRDefault="005054FB" w:rsidP="005054FB">
      <w:pPr>
        <w:pStyle w:val="aa"/>
        <w:spacing w:line="360" w:lineRule="auto"/>
        <w:ind w:left="420" w:firstLineChars="0" w:firstLine="0"/>
        <w:rPr>
          <w:rFonts w:cs="宋体"/>
          <w:szCs w:val="21"/>
        </w:rPr>
      </w:pPr>
      <w:r w:rsidRPr="007F7677">
        <w:rPr>
          <w:rFonts w:cs="宋体"/>
          <w:noProof/>
          <w:szCs w:val="21"/>
        </w:rPr>
        <w:drawing>
          <wp:inline distT="0" distB="0" distL="0" distR="0" wp14:anchorId="2C644677" wp14:editId="546133DD">
            <wp:extent cx="4076700" cy="3057770"/>
            <wp:effectExtent l="0" t="0" r="0" b="952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80520" cy="3060635"/>
                    </a:xfrm>
                    <a:prstGeom prst="rect">
                      <a:avLst/>
                    </a:prstGeom>
                    <a:noFill/>
                    <a:ln>
                      <a:noFill/>
                    </a:ln>
                  </pic:spPr>
                </pic:pic>
              </a:graphicData>
            </a:graphic>
          </wp:inline>
        </w:drawing>
      </w:r>
    </w:p>
    <w:p w14:paraId="7F3C6587" w14:textId="14CD50C8" w:rsidR="00A23C40" w:rsidRDefault="00A23C40" w:rsidP="00A23C40">
      <w:pPr>
        <w:pStyle w:val="aa"/>
        <w:numPr>
          <w:ilvl w:val="0"/>
          <w:numId w:val="11"/>
        </w:numPr>
        <w:spacing w:line="360" w:lineRule="auto"/>
        <w:ind w:firstLineChars="0"/>
        <w:rPr>
          <w:rFonts w:cs="宋体"/>
          <w:szCs w:val="21"/>
        </w:rPr>
      </w:pPr>
      <w:r w:rsidRPr="007F7677">
        <w:rPr>
          <w:rFonts w:cs="宋体" w:hint="eastAsia"/>
          <w:szCs w:val="21"/>
        </w:rPr>
        <w:t>琼脂糖凝胶电泳：测</w:t>
      </w:r>
      <w:r w:rsidRPr="007F7677">
        <w:rPr>
          <w:rFonts w:cs="宋体" w:hint="eastAsia"/>
          <w:szCs w:val="21"/>
        </w:rPr>
        <w:t>RNA</w:t>
      </w:r>
      <w:r w:rsidRPr="007F7677">
        <w:rPr>
          <w:rFonts w:cs="宋体" w:hint="eastAsia"/>
          <w:szCs w:val="21"/>
        </w:rPr>
        <w:t>纯度</w:t>
      </w:r>
      <w:r w:rsidR="00D701C4" w:rsidRPr="007F7677">
        <w:rPr>
          <w:rFonts w:cs="宋体" w:hint="eastAsia"/>
          <w:szCs w:val="21"/>
        </w:rPr>
        <w:t>（</w:t>
      </w:r>
      <w:r w:rsidR="00754D38">
        <w:rPr>
          <w:rFonts w:cs="宋体" w:hint="eastAsia"/>
          <w:szCs w:val="21"/>
        </w:rPr>
        <w:t>非必须，</w:t>
      </w:r>
      <w:r w:rsidR="006C225E" w:rsidRPr="007F7677">
        <w:rPr>
          <w:rFonts w:cs="宋体" w:hint="eastAsia"/>
          <w:szCs w:val="21"/>
        </w:rPr>
        <w:t>如用了</w:t>
      </w:r>
      <w:r w:rsidR="006C225E" w:rsidRPr="007F7677">
        <w:rPr>
          <w:rFonts w:cs="宋体" w:hint="eastAsia"/>
          <w:szCs w:val="21"/>
        </w:rPr>
        <w:t>Nanodrop</w:t>
      </w:r>
      <w:r w:rsidR="006C225E" w:rsidRPr="007F7677">
        <w:rPr>
          <w:rFonts w:cs="宋体"/>
          <w:szCs w:val="21"/>
        </w:rPr>
        <w:t>2000</w:t>
      </w:r>
      <w:r w:rsidR="00754D38">
        <w:rPr>
          <w:rFonts w:cs="宋体" w:hint="eastAsia"/>
          <w:szCs w:val="21"/>
        </w:rPr>
        <w:t>或其他仪器检测</w:t>
      </w:r>
      <w:r w:rsidR="00754D38">
        <w:rPr>
          <w:rFonts w:cs="宋体" w:hint="eastAsia"/>
          <w:szCs w:val="21"/>
        </w:rPr>
        <w:t>R</w:t>
      </w:r>
      <w:r w:rsidR="00754D38">
        <w:rPr>
          <w:rFonts w:cs="宋体"/>
          <w:szCs w:val="21"/>
        </w:rPr>
        <w:t>NA</w:t>
      </w:r>
      <w:r w:rsidR="00754D38">
        <w:rPr>
          <w:rFonts w:cs="宋体" w:hint="eastAsia"/>
          <w:szCs w:val="21"/>
        </w:rPr>
        <w:t>质量，可不采用琼脂糖凝胶电泳</w:t>
      </w:r>
      <w:r w:rsidR="00D701C4" w:rsidRPr="007F7677">
        <w:rPr>
          <w:rFonts w:cs="宋体" w:hint="eastAsia"/>
          <w:szCs w:val="21"/>
        </w:rPr>
        <w:t>）</w:t>
      </w:r>
      <w:r w:rsidRPr="007F7677">
        <w:rPr>
          <w:rFonts w:cs="宋体" w:hint="eastAsia"/>
          <w:szCs w:val="21"/>
        </w:rPr>
        <w:t>：</w:t>
      </w:r>
    </w:p>
    <w:p w14:paraId="23A0C2E1" w14:textId="46EF6F14" w:rsidR="00754D38" w:rsidRDefault="00754D38" w:rsidP="00754D38">
      <w:pPr>
        <w:spacing w:line="360" w:lineRule="auto"/>
        <w:jc w:val="left"/>
        <w:rPr>
          <w:rFonts w:cs="宋体"/>
          <w:szCs w:val="21"/>
        </w:rPr>
      </w:pPr>
      <w:r>
        <w:rPr>
          <w:rFonts w:cs="宋体" w:hint="eastAsia"/>
          <w:szCs w:val="21"/>
        </w:rPr>
        <w:t>实验操作视频可参考：</w:t>
      </w:r>
      <w:hyperlink r:id="rId19" w:history="1">
        <w:r w:rsidRPr="000D15BE">
          <w:rPr>
            <w:rStyle w:val="ab"/>
            <w:rFonts w:cs="宋体"/>
            <w:szCs w:val="21"/>
          </w:rPr>
          <w:t>https://www.bilibili.com/video/BV1Ht4y1B73U/?spm_id_from=333.337.search-card.all.click&amp;vd_source=a00ac48e569fb0bd637e0e75392653da</w:t>
        </w:r>
      </w:hyperlink>
    </w:p>
    <w:p w14:paraId="7F8801B3" w14:textId="22B08956" w:rsidR="007822C2" w:rsidRPr="007822C2" w:rsidRDefault="007822C2" w:rsidP="00E16FE9">
      <w:pPr>
        <w:spacing w:line="400" w:lineRule="exact"/>
        <w:rPr>
          <w:rFonts w:cs="宋体"/>
          <w:szCs w:val="20"/>
        </w:rPr>
      </w:pPr>
      <w:r>
        <w:rPr>
          <w:rFonts w:cs="宋体" w:hint="eastAsia"/>
          <w:szCs w:val="20"/>
        </w:rPr>
        <w:t>配置</w:t>
      </w:r>
      <w:r>
        <w:rPr>
          <w:rFonts w:cs="宋体" w:hint="eastAsia"/>
          <w:szCs w:val="20"/>
        </w:rPr>
        <w:t>5</w:t>
      </w:r>
      <w:r>
        <w:rPr>
          <w:rFonts w:cs="宋体"/>
          <w:szCs w:val="20"/>
        </w:rPr>
        <w:t>0X TAE</w:t>
      </w:r>
      <w:r>
        <w:rPr>
          <w:rFonts w:cs="宋体" w:hint="eastAsia"/>
          <w:szCs w:val="20"/>
        </w:rPr>
        <w:t>：取</w:t>
      </w:r>
      <w:r w:rsidRPr="007822C2">
        <w:rPr>
          <w:rFonts w:cs="宋体" w:hint="eastAsia"/>
          <w:szCs w:val="20"/>
        </w:rPr>
        <w:t>Tris 242g</w:t>
      </w:r>
      <w:r w:rsidRPr="007822C2">
        <w:rPr>
          <w:rFonts w:cs="宋体" w:hint="eastAsia"/>
          <w:szCs w:val="20"/>
        </w:rPr>
        <w:t>，</w:t>
      </w:r>
      <w:r w:rsidRPr="007822C2">
        <w:rPr>
          <w:rFonts w:cs="宋体" w:hint="eastAsia"/>
          <w:szCs w:val="20"/>
        </w:rPr>
        <w:t>100 ml 0.5 M EDTA</w:t>
      </w:r>
      <w:r w:rsidRPr="007822C2">
        <w:rPr>
          <w:rFonts w:cs="宋体" w:hint="eastAsia"/>
          <w:szCs w:val="20"/>
        </w:rPr>
        <w:t>，</w:t>
      </w:r>
      <w:r w:rsidRPr="007822C2">
        <w:rPr>
          <w:rFonts w:cs="宋体" w:hint="eastAsia"/>
          <w:szCs w:val="20"/>
        </w:rPr>
        <w:t xml:space="preserve"> 57.1 ml</w:t>
      </w:r>
      <w:r w:rsidRPr="007822C2">
        <w:rPr>
          <w:rFonts w:cs="宋体" w:hint="eastAsia"/>
          <w:szCs w:val="20"/>
        </w:rPr>
        <w:t>的冰醋酸溶解在</w:t>
      </w:r>
      <w:r w:rsidRPr="007822C2">
        <w:rPr>
          <w:rFonts w:cs="宋体" w:hint="eastAsia"/>
          <w:szCs w:val="20"/>
        </w:rPr>
        <w:t>600 ml</w:t>
      </w:r>
      <w:r w:rsidRPr="007822C2">
        <w:rPr>
          <w:rFonts w:cs="宋体" w:hint="eastAsia"/>
          <w:szCs w:val="20"/>
        </w:rPr>
        <w:t>的去离子水中；而后调节</w:t>
      </w:r>
      <w:r w:rsidRPr="007822C2">
        <w:rPr>
          <w:rFonts w:cs="宋体" w:hint="eastAsia"/>
          <w:szCs w:val="20"/>
        </w:rPr>
        <w:t>pH</w:t>
      </w:r>
      <w:r w:rsidRPr="007822C2">
        <w:rPr>
          <w:rFonts w:cs="宋体" w:hint="eastAsia"/>
          <w:szCs w:val="20"/>
        </w:rPr>
        <w:t>至</w:t>
      </w:r>
      <w:r w:rsidRPr="007822C2">
        <w:rPr>
          <w:rFonts w:cs="宋体" w:hint="eastAsia"/>
          <w:szCs w:val="20"/>
        </w:rPr>
        <w:t>8.3</w:t>
      </w:r>
      <w:r w:rsidRPr="007822C2">
        <w:rPr>
          <w:rFonts w:cs="宋体" w:hint="eastAsia"/>
          <w:szCs w:val="20"/>
        </w:rPr>
        <w:t>，加去离子水</w:t>
      </w:r>
      <w:proofErr w:type="gramStart"/>
      <w:r w:rsidRPr="007822C2">
        <w:rPr>
          <w:rFonts w:cs="宋体" w:hint="eastAsia"/>
          <w:szCs w:val="20"/>
        </w:rPr>
        <w:t>定容至</w:t>
      </w:r>
      <w:proofErr w:type="gramEnd"/>
      <w:r w:rsidRPr="007822C2">
        <w:rPr>
          <w:rFonts w:cs="宋体" w:hint="eastAsia"/>
          <w:szCs w:val="20"/>
        </w:rPr>
        <w:t>1L</w:t>
      </w:r>
      <w:r w:rsidRPr="007822C2">
        <w:rPr>
          <w:rFonts w:cs="宋体" w:hint="eastAsia"/>
          <w:szCs w:val="20"/>
        </w:rPr>
        <w:t>后，室温保存。</w:t>
      </w:r>
    </w:p>
    <w:p w14:paraId="0B0D3480" w14:textId="69BB1BD1" w:rsidR="007822C2" w:rsidRPr="007F7677" w:rsidRDefault="00A23C40" w:rsidP="00E16FE9">
      <w:pPr>
        <w:spacing w:line="400" w:lineRule="exact"/>
        <w:rPr>
          <w:rFonts w:cs="宋体"/>
          <w:szCs w:val="20"/>
        </w:rPr>
      </w:pPr>
      <w:r w:rsidRPr="007F7677">
        <w:rPr>
          <w:rFonts w:cs="宋体" w:hint="eastAsia"/>
          <w:szCs w:val="20"/>
        </w:rPr>
        <w:t>取</w:t>
      </w:r>
      <w:r w:rsidRPr="007F7677">
        <w:rPr>
          <w:rFonts w:cs="宋体" w:hint="eastAsia"/>
          <w:szCs w:val="20"/>
        </w:rPr>
        <w:t>50X TAE 20ml</w:t>
      </w:r>
      <w:r w:rsidRPr="007F7677">
        <w:rPr>
          <w:rFonts w:cs="宋体" w:hint="eastAsia"/>
          <w:szCs w:val="20"/>
        </w:rPr>
        <w:t>，加入</w:t>
      </w:r>
      <w:r w:rsidRPr="007F7677">
        <w:rPr>
          <w:rFonts w:cs="宋体" w:hint="eastAsia"/>
          <w:szCs w:val="20"/>
        </w:rPr>
        <w:t>980mLddH2O</w:t>
      </w:r>
      <w:r w:rsidRPr="007F7677">
        <w:rPr>
          <w:rFonts w:cs="宋体" w:hint="eastAsia"/>
          <w:szCs w:val="20"/>
        </w:rPr>
        <w:t>配制成</w:t>
      </w:r>
      <w:r w:rsidRPr="007F7677">
        <w:rPr>
          <w:rFonts w:cs="宋体" w:hint="eastAsia"/>
          <w:szCs w:val="20"/>
        </w:rPr>
        <w:t>1X TAE</w:t>
      </w:r>
      <w:r w:rsidRPr="007F7677">
        <w:rPr>
          <w:rFonts w:cs="宋体" w:hint="eastAsia"/>
          <w:szCs w:val="20"/>
        </w:rPr>
        <w:t>液；</w:t>
      </w:r>
    </w:p>
    <w:p w14:paraId="3D401AB3" w14:textId="77777777" w:rsidR="00A23C40" w:rsidRPr="007F7677" w:rsidRDefault="00A23C40" w:rsidP="00E16FE9">
      <w:pPr>
        <w:spacing w:beforeLines="50" w:before="156" w:line="400" w:lineRule="exact"/>
        <w:rPr>
          <w:rFonts w:cs="宋体"/>
          <w:szCs w:val="20"/>
        </w:rPr>
      </w:pPr>
      <w:r w:rsidRPr="007F7677">
        <w:rPr>
          <w:rFonts w:cs="宋体" w:hint="eastAsia"/>
          <w:szCs w:val="20"/>
        </w:rPr>
        <w:t>称</w:t>
      </w:r>
      <w:r w:rsidRPr="007F7677">
        <w:rPr>
          <w:rFonts w:cs="宋体" w:hint="eastAsia"/>
          <w:szCs w:val="20"/>
        </w:rPr>
        <w:t>2.0g</w:t>
      </w:r>
      <w:r w:rsidRPr="007F7677">
        <w:rPr>
          <w:rFonts w:cs="宋体" w:hint="eastAsia"/>
          <w:szCs w:val="20"/>
        </w:rPr>
        <w:t>琼脂糖，加入（</w:t>
      </w:r>
      <w:r w:rsidRPr="007F7677">
        <w:rPr>
          <w:rFonts w:cs="宋体" w:hint="eastAsia"/>
          <w:szCs w:val="20"/>
        </w:rPr>
        <w:t>1X TAE</w:t>
      </w:r>
      <w:r w:rsidRPr="007F7677">
        <w:rPr>
          <w:rFonts w:cs="宋体" w:hint="eastAsia"/>
          <w:szCs w:val="20"/>
        </w:rPr>
        <w:t>）配成</w:t>
      </w:r>
      <w:r w:rsidRPr="007F7677">
        <w:rPr>
          <w:rFonts w:cs="宋体" w:hint="eastAsia"/>
          <w:szCs w:val="20"/>
        </w:rPr>
        <w:t>100mL</w:t>
      </w:r>
      <w:r w:rsidRPr="007F7677">
        <w:rPr>
          <w:rFonts w:cs="宋体" w:hint="eastAsia"/>
          <w:szCs w:val="20"/>
        </w:rPr>
        <w:t>，盖上纸盖，放入微波炉中，大火</w:t>
      </w:r>
      <w:r w:rsidRPr="007F7677">
        <w:rPr>
          <w:rFonts w:cs="宋体" w:hint="eastAsia"/>
          <w:szCs w:val="20"/>
        </w:rPr>
        <w:t>2min</w:t>
      </w:r>
      <w:r w:rsidRPr="007F7677">
        <w:rPr>
          <w:rFonts w:cs="宋体" w:hint="eastAsia"/>
          <w:szCs w:val="20"/>
        </w:rPr>
        <w:t>；戴手套，取出锥形瓶，看是否完全溶解，若未完全溶解，则再放入微波炉中加热（</w:t>
      </w:r>
      <w:r w:rsidRPr="007F7677">
        <w:rPr>
          <w:rFonts w:cs="宋体" w:hint="eastAsia"/>
          <w:szCs w:val="20"/>
        </w:rPr>
        <w:t>15s</w:t>
      </w:r>
      <w:r w:rsidRPr="007F7677">
        <w:rPr>
          <w:rFonts w:cs="宋体" w:hint="eastAsia"/>
          <w:szCs w:val="20"/>
        </w:rPr>
        <w:t>），至完全溶解。加入染料</w:t>
      </w:r>
      <w:r w:rsidRPr="007F7677">
        <w:rPr>
          <w:rFonts w:cs="宋体" w:hint="eastAsia"/>
          <w:szCs w:val="20"/>
        </w:rPr>
        <w:t>10uL</w:t>
      </w:r>
      <w:r w:rsidRPr="007F7677">
        <w:rPr>
          <w:rFonts w:cs="宋体" w:hint="eastAsia"/>
          <w:szCs w:val="20"/>
        </w:rPr>
        <w:t>。</w:t>
      </w:r>
    </w:p>
    <w:p w14:paraId="5F4D1FB0" w14:textId="77777777" w:rsidR="00A23C40" w:rsidRPr="007F7677" w:rsidRDefault="00A23C40" w:rsidP="00E16FE9">
      <w:pPr>
        <w:spacing w:beforeLines="50" w:before="156" w:line="400" w:lineRule="exact"/>
        <w:rPr>
          <w:rFonts w:cs="宋体"/>
          <w:szCs w:val="20"/>
        </w:rPr>
      </w:pPr>
      <w:r w:rsidRPr="007F7677">
        <w:rPr>
          <w:rFonts w:cs="宋体" w:hint="eastAsia"/>
          <w:szCs w:val="20"/>
        </w:rPr>
        <w:t>将配好的胶倒入到胶板中（约</w:t>
      </w:r>
      <w:r w:rsidRPr="007F7677">
        <w:rPr>
          <w:rFonts w:cs="宋体" w:hint="eastAsia"/>
          <w:szCs w:val="20"/>
        </w:rPr>
        <w:t>60mL</w:t>
      </w:r>
      <w:r w:rsidRPr="007F7677">
        <w:rPr>
          <w:rFonts w:cs="宋体" w:hint="eastAsia"/>
          <w:szCs w:val="20"/>
        </w:rPr>
        <w:t>），插入梳子，</w:t>
      </w:r>
      <w:proofErr w:type="gramStart"/>
      <w:r w:rsidRPr="007F7677">
        <w:rPr>
          <w:rFonts w:cs="宋体" w:hint="eastAsia"/>
          <w:szCs w:val="20"/>
        </w:rPr>
        <w:t>用移液枪</w:t>
      </w:r>
      <w:proofErr w:type="gramEnd"/>
      <w:r w:rsidRPr="007F7677">
        <w:rPr>
          <w:rFonts w:cs="宋体" w:hint="eastAsia"/>
          <w:szCs w:val="20"/>
        </w:rPr>
        <w:t>消除所有气泡后，马上洗锥形瓶（</w:t>
      </w:r>
      <w:proofErr w:type="gramStart"/>
      <w:r w:rsidRPr="007F7677">
        <w:rPr>
          <w:rFonts w:cs="宋体" w:hint="eastAsia"/>
          <w:szCs w:val="20"/>
        </w:rPr>
        <w:t>胶会快速</w:t>
      </w:r>
      <w:proofErr w:type="gramEnd"/>
      <w:r w:rsidRPr="007F7677">
        <w:rPr>
          <w:rFonts w:cs="宋体" w:hint="eastAsia"/>
          <w:szCs w:val="20"/>
        </w:rPr>
        <w:t>凝结）；</w:t>
      </w:r>
    </w:p>
    <w:p w14:paraId="2CC59AE6" w14:textId="7AD2F4F4" w:rsidR="00A23C40" w:rsidRPr="007F7677" w:rsidRDefault="00A23C40" w:rsidP="00A23C40">
      <w:pPr>
        <w:spacing w:beforeLines="50" w:before="156" w:line="400" w:lineRule="exact"/>
        <w:rPr>
          <w:rFonts w:cs="宋体"/>
          <w:szCs w:val="20"/>
        </w:rPr>
      </w:pPr>
      <w:r w:rsidRPr="007F7677">
        <w:rPr>
          <w:rFonts w:cs="宋体" w:hint="eastAsia"/>
          <w:szCs w:val="20"/>
        </w:rPr>
        <w:t>倒入</w:t>
      </w:r>
      <w:r w:rsidRPr="007F7677">
        <w:rPr>
          <w:rFonts w:cs="宋体" w:hint="eastAsia"/>
          <w:szCs w:val="20"/>
        </w:rPr>
        <w:t>1X</w:t>
      </w:r>
      <w:r w:rsidR="00256AA9">
        <w:rPr>
          <w:rFonts w:cs="宋体"/>
          <w:szCs w:val="20"/>
        </w:rPr>
        <w:t xml:space="preserve"> </w:t>
      </w:r>
      <w:r w:rsidRPr="007F7677">
        <w:rPr>
          <w:rFonts w:cs="宋体" w:hint="eastAsia"/>
          <w:szCs w:val="20"/>
        </w:rPr>
        <w:t>TAE</w:t>
      </w:r>
      <w:r w:rsidRPr="007F7677">
        <w:rPr>
          <w:rFonts w:cs="宋体" w:hint="eastAsia"/>
          <w:szCs w:val="20"/>
        </w:rPr>
        <w:t>液，浸没胶块，但不超过</w:t>
      </w:r>
      <w:r w:rsidRPr="007F7677">
        <w:rPr>
          <w:rFonts w:cs="宋体" w:hint="eastAsia"/>
          <w:szCs w:val="20"/>
        </w:rPr>
        <w:t>Max</w:t>
      </w:r>
      <w:r w:rsidRPr="007F7677">
        <w:rPr>
          <w:rFonts w:cs="宋体" w:hint="eastAsia"/>
          <w:szCs w:val="20"/>
        </w:rPr>
        <w:t>；</w:t>
      </w:r>
    </w:p>
    <w:p w14:paraId="33D43BFA" w14:textId="05C30414" w:rsidR="00A23C40" w:rsidRPr="007F7677" w:rsidRDefault="00A23C40" w:rsidP="00A23C40">
      <w:pPr>
        <w:spacing w:beforeLines="50" w:before="156" w:line="400" w:lineRule="exact"/>
        <w:rPr>
          <w:rFonts w:cs="宋体"/>
          <w:szCs w:val="20"/>
        </w:rPr>
      </w:pPr>
      <w:r w:rsidRPr="007F7677">
        <w:rPr>
          <w:rFonts w:cs="宋体" w:hint="eastAsia"/>
          <w:szCs w:val="20"/>
        </w:rPr>
        <w:t>点样：取塑料手套一只，按</w:t>
      </w:r>
      <w:r w:rsidRPr="007F7677">
        <w:rPr>
          <w:rFonts w:cs="宋体" w:hint="eastAsia"/>
          <w:szCs w:val="20"/>
        </w:rPr>
        <w:t>4uL TAE 1X+1uL 6</w:t>
      </w:r>
      <w:r w:rsidR="00754D38">
        <w:rPr>
          <w:rFonts w:cs="宋体"/>
          <w:szCs w:val="20"/>
        </w:rPr>
        <w:t xml:space="preserve">X </w:t>
      </w:r>
      <w:r w:rsidRPr="007F7677">
        <w:rPr>
          <w:rFonts w:cs="宋体" w:hint="eastAsia"/>
          <w:szCs w:val="20"/>
        </w:rPr>
        <w:t>DNA</w:t>
      </w:r>
      <w:r w:rsidR="00754D38">
        <w:rPr>
          <w:rFonts w:cs="宋体"/>
          <w:szCs w:val="20"/>
        </w:rPr>
        <w:t xml:space="preserve"> </w:t>
      </w:r>
      <w:r w:rsidRPr="007F7677">
        <w:rPr>
          <w:rFonts w:cs="宋体" w:hint="eastAsia"/>
          <w:szCs w:val="20"/>
        </w:rPr>
        <w:t>loading +1uLRNA</w:t>
      </w:r>
      <w:r w:rsidRPr="007F7677">
        <w:rPr>
          <w:rFonts w:cs="宋体" w:hint="eastAsia"/>
          <w:szCs w:val="20"/>
        </w:rPr>
        <w:t>）配样，混匀，取出梳子，点样（一般从第三个</w:t>
      </w:r>
      <w:proofErr w:type="gramStart"/>
      <w:r w:rsidRPr="007F7677">
        <w:rPr>
          <w:rFonts w:cs="宋体" w:hint="eastAsia"/>
          <w:szCs w:val="20"/>
        </w:rPr>
        <w:t>孔开始</w:t>
      </w:r>
      <w:proofErr w:type="gramEnd"/>
      <w:r w:rsidRPr="007F7677">
        <w:rPr>
          <w:rFonts w:cs="宋体" w:hint="eastAsia"/>
          <w:szCs w:val="20"/>
        </w:rPr>
        <w:t>上样）</w:t>
      </w:r>
    </w:p>
    <w:p w14:paraId="700DB82A" w14:textId="77777777" w:rsidR="00A23C40" w:rsidRPr="007F7677" w:rsidRDefault="00A23C40" w:rsidP="00A23C40">
      <w:pPr>
        <w:spacing w:beforeLines="50" w:before="156" w:line="400" w:lineRule="exact"/>
        <w:rPr>
          <w:rFonts w:cs="宋体"/>
          <w:szCs w:val="20"/>
        </w:rPr>
      </w:pPr>
      <w:r w:rsidRPr="007F7677">
        <w:rPr>
          <w:rFonts w:cs="宋体" w:hint="eastAsia"/>
          <w:szCs w:val="20"/>
        </w:rPr>
        <w:t>街上插孔（黑</w:t>
      </w:r>
      <w:r w:rsidRPr="007F7677">
        <w:rPr>
          <w:rFonts w:cs="宋体" w:hint="eastAsia"/>
          <w:szCs w:val="20"/>
        </w:rPr>
        <w:t>-</w:t>
      </w:r>
      <w:r w:rsidRPr="007F7677">
        <w:rPr>
          <w:rFonts w:cs="宋体" w:hint="eastAsia"/>
          <w:szCs w:val="20"/>
        </w:rPr>
        <w:t>红</w:t>
      </w:r>
      <w:r w:rsidRPr="007F7677">
        <w:rPr>
          <w:rFonts w:cs="宋体" w:hint="eastAsia"/>
          <w:szCs w:val="20"/>
        </w:rPr>
        <w:t>+</w:t>
      </w:r>
      <w:r w:rsidRPr="007F7677">
        <w:rPr>
          <w:rFonts w:cs="宋体" w:hint="eastAsia"/>
          <w:szCs w:val="20"/>
        </w:rPr>
        <w:t>），设置恒压状态，电压（</w:t>
      </w:r>
      <w:r w:rsidRPr="007F7677">
        <w:rPr>
          <w:rFonts w:cs="宋体" w:hint="eastAsia"/>
          <w:szCs w:val="20"/>
        </w:rPr>
        <w:t>185V</w:t>
      </w:r>
      <w:r w:rsidRPr="007F7677">
        <w:rPr>
          <w:rFonts w:cs="宋体" w:hint="eastAsia"/>
          <w:szCs w:val="20"/>
        </w:rPr>
        <w:t>）时间（</w:t>
      </w:r>
      <w:r w:rsidRPr="007F7677">
        <w:rPr>
          <w:rFonts w:cs="宋体" w:hint="eastAsia"/>
          <w:szCs w:val="20"/>
        </w:rPr>
        <w:t>10min</w:t>
      </w:r>
      <w:r w:rsidRPr="007F7677">
        <w:rPr>
          <w:rFonts w:cs="宋体" w:hint="eastAsia"/>
          <w:szCs w:val="20"/>
        </w:rPr>
        <w:t>），启动跑胶；</w:t>
      </w:r>
    </w:p>
    <w:p w14:paraId="20A6031A" w14:textId="2580258B" w:rsidR="005054FB" w:rsidRPr="007F7677" w:rsidRDefault="00A23C40" w:rsidP="00A23C40">
      <w:pPr>
        <w:spacing w:beforeLines="50" w:before="156" w:line="400" w:lineRule="exact"/>
        <w:rPr>
          <w:rFonts w:cs="宋体"/>
          <w:szCs w:val="20"/>
        </w:rPr>
      </w:pPr>
      <w:r w:rsidRPr="007F7677">
        <w:rPr>
          <w:rFonts w:cs="宋体" w:hint="eastAsia"/>
          <w:szCs w:val="20"/>
        </w:rPr>
        <w:t>取出胶板，于化学发光成像仪拍照，应有三个条带：</w:t>
      </w:r>
      <w:r w:rsidRPr="007F7677">
        <w:rPr>
          <w:rFonts w:cs="宋体" w:hint="eastAsia"/>
          <w:szCs w:val="20"/>
        </w:rPr>
        <w:t>28S</w:t>
      </w:r>
      <w:r w:rsidRPr="007F7677">
        <w:rPr>
          <w:rFonts w:cs="宋体" w:hint="eastAsia"/>
          <w:szCs w:val="20"/>
        </w:rPr>
        <w:t>，</w:t>
      </w:r>
      <w:r w:rsidRPr="007F7677">
        <w:rPr>
          <w:rFonts w:cs="宋体" w:hint="eastAsia"/>
          <w:szCs w:val="20"/>
        </w:rPr>
        <w:t>18S</w:t>
      </w:r>
      <w:r w:rsidRPr="007F7677">
        <w:rPr>
          <w:rFonts w:cs="宋体" w:hint="eastAsia"/>
          <w:szCs w:val="20"/>
        </w:rPr>
        <w:t>，</w:t>
      </w:r>
      <w:r w:rsidRPr="007F7677">
        <w:rPr>
          <w:rFonts w:cs="宋体" w:hint="eastAsia"/>
          <w:szCs w:val="20"/>
        </w:rPr>
        <w:t>5S</w:t>
      </w:r>
      <w:r w:rsidRPr="007F7677">
        <w:rPr>
          <w:rFonts w:cs="宋体" w:hint="eastAsia"/>
          <w:szCs w:val="20"/>
        </w:rPr>
        <w:t>；且第一个条带的面积约为第二个条带面积的</w:t>
      </w:r>
      <w:r w:rsidRPr="007F7677">
        <w:rPr>
          <w:rFonts w:cs="宋体" w:hint="eastAsia"/>
          <w:szCs w:val="20"/>
        </w:rPr>
        <w:t>2</w:t>
      </w:r>
      <w:r w:rsidRPr="007F7677">
        <w:rPr>
          <w:rFonts w:cs="宋体" w:hint="eastAsia"/>
          <w:szCs w:val="20"/>
        </w:rPr>
        <w:t>倍，第三个条带很暗，说明</w:t>
      </w:r>
      <w:r w:rsidRPr="007F7677">
        <w:rPr>
          <w:rFonts w:cs="宋体" w:hint="eastAsia"/>
          <w:szCs w:val="20"/>
        </w:rPr>
        <w:t>RNA</w:t>
      </w:r>
      <w:r w:rsidRPr="007F7677">
        <w:rPr>
          <w:rFonts w:cs="宋体" w:hint="eastAsia"/>
          <w:szCs w:val="20"/>
        </w:rPr>
        <w:t>完整，可用于下一步实验。</w:t>
      </w:r>
      <w:r w:rsidR="005054FB" w:rsidRPr="007F7677">
        <w:rPr>
          <w:rFonts w:cs="宋体" w:hint="eastAsia"/>
          <w:szCs w:val="20"/>
        </w:rPr>
        <w:t>图片参考见下图：</w:t>
      </w:r>
    </w:p>
    <w:p w14:paraId="5F7C0322" w14:textId="16393F1C" w:rsidR="005054FB" w:rsidRPr="007F7677" w:rsidRDefault="005054FB" w:rsidP="005054FB">
      <w:pPr>
        <w:spacing w:beforeLines="50" w:before="156" w:line="400" w:lineRule="exact"/>
        <w:ind w:firstLineChars="1300" w:firstLine="2730"/>
        <w:jc w:val="left"/>
        <w:rPr>
          <w:rFonts w:cs="宋体"/>
          <w:szCs w:val="20"/>
        </w:rPr>
      </w:pPr>
      <w:r w:rsidRPr="007F7677">
        <w:rPr>
          <w:noProof/>
        </w:rPr>
        <w:drawing>
          <wp:anchor distT="0" distB="0" distL="114300" distR="114300" simplePos="0" relativeHeight="251666432" behindDoc="0" locked="0" layoutInCell="1" allowOverlap="1" wp14:anchorId="14D57320" wp14:editId="5A43A279">
            <wp:simplePos x="0" y="0"/>
            <wp:positionH relativeFrom="column">
              <wp:posOffset>1289050</wp:posOffset>
            </wp:positionH>
            <wp:positionV relativeFrom="paragraph">
              <wp:posOffset>167640</wp:posOffset>
            </wp:positionV>
            <wp:extent cx="3263900" cy="2390775"/>
            <wp:effectExtent l="0" t="0" r="0" b="9525"/>
            <wp:wrapTopAndBottom/>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63900" cy="2390775"/>
                    </a:xfrm>
                    <a:prstGeom prst="rect">
                      <a:avLst/>
                    </a:prstGeom>
                  </pic:spPr>
                </pic:pic>
              </a:graphicData>
            </a:graphic>
            <wp14:sizeRelH relativeFrom="margin">
              <wp14:pctWidth>0</wp14:pctWidth>
            </wp14:sizeRelH>
            <wp14:sizeRelV relativeFrom="margin">
              <wp14:pctHeight>0</wp14:pctHeight>
            </wp14:sizeRelV>
          </wp:anchor>
        </w:drawing>
      </w:r>
      <w:r w:rsidRPr="007F7677">
        <w:rPr>
          <w:rFonts w:cs="宋体" w:hint="eastAsia"/>
          <w:szCs w:val="20"/>
        </w:rPr>
        <w:t>R</w:t>
      </w:r>
      <w:r w:rsidRPr="007F7677">
        <w:rPr>
          <w:rFonts w:cs="宋体"/>
          <w:szCs w:val="20"/>
        </w:rPr>
        <w:t>NA</w:t>
      </w:r>
      <w:r w:rsidRPr="007F7677">
        <w:rPr>
          <w:rFonts w:cs="宋体" w:hint="eastAsia"/>
          <w:szCs w:val="20"/>
        </w:rPr>
        <w:t>质量检验胶图</w:t>
      </w:r>
    </w:p>
    <w:p w14:paraId="2B988DFC" w14:textId="548B3B3F" w:rsidR="005054FB" w:rsidRPr="007F7677" w:rsidRDefault="00A47F23" w:rsidP="005054FB">
      <w:pPr>
        <w:spacing w:beforeLines="50" w:before="156" w:line="400" w:lineRule="exact"/>
        <w:jc w:val="center"/>
        <w:rPr>
          <w:rFonts w:cs="宋体"/>
          <w:szCs w:val="20"/>
        </w:rPr>
      </w:pPr>
      <w:r w:rsidRPr="007F7677">
        <w:rPr>
          <w:rFonts w:cs="宋体" w:hint="eastAsia"/>
          <w:noProof/>
          <w:szCs w:val="20"/>
        </w:rPr>
        <mc:AlternateContent>
          <mc:Choice Requires="wps">
            <w:drawing>
              <wp:anchor distT="0" distB="0" distL="114300" distR="114300" simplePos="0" relativeHeight="251670528" behindDoc="0" locked="0" layoutInCell="1" allowOverlap="1" wp14:anchorId="009FEE6A" wp14:editId="495CF538">
                <wp:simplePos x="0" y="0"/>
                <wp:positionH relativeFrom="column">
                  <wp:posOffset>527050</wp:posOffset>
                </wp:positionH>
                <wp:positionV relativeFrom="paragraph">
                  <wp:posOffset>3117850</wp:posOffset>
                </wp:positionV>
                <wp:extent cx="1854200" cy="939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54200" cy="939800"/>
                        </a:xfrm>
                        <a:prstGeom prst="rect">
                          <a:avLst/>
                        </a:prstGeom>
                        <a:solidFill>
                          <a:schemeClr val="lt1"/>
                        </a:solidFill>
                        <a:ln w="6350">
                          <a:noFill/>
                        </a:ln>
                      </wps:spPr>
                      <wps:txbx>
                        <w:txbxContent>
                          <w:p w14:paraId="3A5E328A" w14:textId="6DE5944B" w:rsidR="006C225E" w:rsidRPr="006C225E" w:rsidRDefault="006C225E" w:rsidP="006C225E">
                            <w:pPr>
                              <w:spacing w:beforeLines="50" w:before="156" w:line="400" w:lineRule="exact"/>
                              <w:jc w:val="left"/>
                              <w:rPr>
                                <w:rFonts w:ascii="宋体" w:hAnsi="宋体" w:cs="宋体"/>
                                <w:szCs w:val="20"/>
                              </w:rPr>
                            </w:pPr>
                            <w:r w:rsidRPr="005054FB">
                              <w:rPr>
                                <w:rFonts w:ascii="宋体" w:hAnsi="宋体" w:cs="宋体" w:hint="eastAsia"/>
                                <w:szCs w:val="20"/>
                              </w:rPr>
                              <w:t>若胶孔和28sRNA条带之间出现单一明亮的条带，表示可能有基因组DNA残留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09FEE6A" id="_x0000_t202" coordsize="21600,21600" o:spt="202" path="m,l,21600r21600,l21600,xe">
                <v:stroke joinstyle="miter"/>
                <v:path gradientshapeok="t" o:connecttype="rect"/>
              </v:shapetype>
              <v:shape id="文本框 28" o:spid="_x0000_s1026" type="#_x0000_t202" style="position:absolute;left:0;text-align:left;margin-left:41.5pt;margin-top:245.5pt;width:146pt;height:7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" fillcolor="white [3201]" stroked="f" strokeweight=".5pt">
                <v:textbox>
                  <w:txbxContent>
                    <w:p w14:paraId="3A5E328A" w14:textId="6DE5944B" w:rsidR="006C225E" w:rsidRPr="006C225E" w:rsidRDefault="006C225E" w:rsidP="006C225E">
                      <w:pPr>
                        <w:spacing w:beforeLines="50" w:before="156" w:line="400" w:lineRule="exact"/>
                        <w:jc w:val="left"/>
                        <w:rPr>
                          <w:rFonts w:ascii="宋体" w:hAnsi="宋体" w:cs="宋体"/>
                          <w:szCs w:val="20"/>
                        </w:rPr>
                      </w:pPr>
                      <w:r w:rsidRPr="005054FB">
                        <w:rPr>
                          <w:rFonts w:ascii="宋体" w:hAnsi="宋体" w:cs="宋体" w:hint="eastAsia"/>
                          <w:szCs w:val="20"/>
                        </w:rPr>
                        <w:t>若胶孔和28sRNA条带之间出现单一明亮的条带，表示可能有基因组DNA残留</w:t>
                      </w:r>
                    </w:p>
                  </w:txbxContent>
                </v:textbox>
              </v:shape>
            </w:pict>
          </mc:Fallback>
        </mc:AlternateContent>
      </w:r>
      <w:r w:rsidR="006C225E" w:rsidRPr="007F7677">
        <w:rPr>
          <w:noProof/>
        </w:rPr>
        <w:drawing>
          <wp:anchor distT="0" distB="0" distL="114300" distR="114300" simplePos="0" relativeHeight="251668480" behindDoc="0" locked="0" layoutInCell="1" allowOverlap="1" wp14:anchorId="291C1433" wp14:editId="41C13CD6">
            <wp:simplePos x="0" y="0"/>
            <wp:positionH relativeFrom="margin">
              <wp:posOffset>2614930</wp:posOffset>
            </wp:positionH>
            <wp:positionV relativeFrom="paragraph">
              <wp:posOffset>756285</wp:posOffset>
            </wp:positionV>
            <wp:extent cx="1847850" cy="2465070"/>
            <wp:effectExtent l="0" t="0" r="0" b="0"/>
            <wp:wrapTopAndBottom/>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847850" cy="2465070"/>
                    </a:xfrm>
                    <a:prstGeom prst="rect">
                      <a:avLst/>
                    </a:prstGeom>
                  </pic:spPr>
                </pic:pic>
              </a:graphicData>
            </a:graphic>
            <wp14:sizeRelH relativeFrom="margin">
              <wp14:pctWidth>0</wp14:pctWidth>
            </wp14:sizeRelH>
            <wp14:sizeRelV relativeFrom="margin">
              <wp14:pctHeight>0</wp14:pctHeight>
            </wp14:sizeRelV>
          </wp:anchor>
        </w:drawing>
      </w:r>
      <w:r w:rsidR="006C225E" w:rsidRPr="007F7677">
        <w:rPr>
          <w:noProof/>
        </w:rPr>
        <w:drawing>
          <wp:anchor distT="0" distB="0" distL="114300" distR="114300" simplePos="0" relativeHeight="251667456" behindDoc="0" locked="0" layoutInCell="1" allowOverlap="1" wp14:anchorId="4FC26258" wp14:editId="3B2FC9F9">
            <wp:simplePos x="0" y="0"/>
            <wp:positionH relativeFrom="column">
              <wp:posOffset>279400</wp:posOffset>
            </wp:positionH>
            <wp:positionV relativeFrom="paragraph">
              <wp:posOffset>730250</wp:posOffset>
            </wp:positionV>
            <wp:extent cx="2095608" cy="2482978"/>
            <wp:effectExtent l="0" t="0" r="0" b="0"/>
            <wp:wrapTopAndBottom/>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095608" cy="2482978"/>
                    </a:xfrm>
                    <a:prstGeom prst="rect">
                      <a:avLst/>
                    </a:prstGeom>
                  </pic:spPr>
                </pic:pic>
              </a:graphicData>
            </a:graphic>
          </wp:anchor>
        </w:drawing>
      </w:r>
      <w:r w:rsidR="005054FB" w:rsidRPr="007F7677">
        <w:rPr>
          <w:rFonts w:cs="宋体" w:hint="eastAsia"/>
          <w:szCs w:val="20"/>
        </w:rPr>
        <w:t>（将</w:t>
      </w:r>
      <w:r w:rsidR="005054FB" w:rsidRPr="007F7677">
        <w:rPr>
          <w:rFonts w:cs="宋体" w:hint="eastAsia"/>
          <w:szCs w:val="20"/>
        </w:rPr>
        <w:t>RNA</w:t>
      </w:r>
      <w:r w:rsidR="005054FB" w:rsidRPr="007F7677">
        <w:rPr>
          <w:rFonts w:cs="宋体" w:hint="eastAsia"/>
          <w:szCs w:val="20"/>
        </w:rPr>
        <w:t>进行琼脂糖凝胶电泳，</w:t>
      </w:r>
      <w:proofErr w:type="gramStart"/>
      <w:r w:rsidR="005054FB" w:rsidRPr="007F7677">
        <w:rPr>
          <w:rFonts w:cs="宋体" w:hint="eastAsia"/>
          <w:szCs w:val="20"/>
        </w:rPr>
        <w:t>若胶图上</w:t>
      </w:r>
      <w:proofErr w:type="gramEnd"/>
      <w:r w:rsidR="005054FB" w:rsidRPr="007F7677">
        <w:rPr>
          <w:rFonts w:cs="宋体" w:hint="eastAsia"/>
          <w:szCs w:val="20"/>
        </w:rPr>
        <w:t>只有</w:t>
      </w:r>
      <w:r w:rsidR="005054FB" w:rsidRPr="007F7677">
        <w:rPr>
          <w:rFonts w:cs="宋体" w:hint="eastAsia"/>
          <w:szCs w:val="20"/>
        </w:rPr>
        <w:t>28sRNA</w:t>
      </w:r>
      <w:r w:rsidR="005054FB" w:rsidRPr="007F7677">
        <w:rPr>
          <w:rFonts w:cs="宋体" w:hint="eastAsia"/>
          <w:szCs w:val="20"/>
        </w:rPr>
        <w:t>、</w:t>
      </w:r>
      <w:r w:rsidR="005054FB" w:rsidRPr="007F7677">
        <w:rPr>
          <w:rFonts w:cs="宋体" w:hint="eastAsia"/>
          <w:szCs w:val="20"/>
        </w:rPr>
        <w:t>18sRNA</w:t>
      </w:r>
      <w:r w:rsidR="005054FB" w:rsidRPr="007F7677">
        <w:rPr>
          <w:rFonts w:cs="宋体" w:hint="eastAsia"/>
          <w:szCs w:val="20"/>
        </w:rPr>
        <w:t>和</w:t>
      </w:r>
      <w:r w:rsidR="005054FB" w:rsidRPr="007F7677">
        <w:rPr>
          <w:rFonts w:cs="宋体" w:hint="eastAsia"/>
          <w:szCs w:val="20"/>
        </w:rPr>
        <w:t>5.8sRNA</w:t>
      </w:r>
      <w:r w:rsidR="005054FB" w:rsidRPr="007F7677">
        <w:rPr>
          <w:rFonts w:cs="宋体" w:hint="eastAsia"/>
          <w:szCs w:val="20"/>
        </w:rPr>
        <w:t>三条单一的条带，说明提取的</w:t>
      </w:r>
      <w:r w:rsidR="005054FB" w:rsidRPr="007F7677">
        <w:rPr>
          <w:rFonts w:cs="宋体" w:hint="eastAsia"/>
          <w:szCs w:val="20"/>
        </w:rPr>
        <w:t>RNA</w:t>
      </w:r>
      <w:r w:rsidR="005054FB" w:rsidRPr="007F7677">
        <w:rPr>
          <w:rFonts w:cs="宋体" w:hint="eastAsia"/>
          <w:szCs w:val="20"/>
        </w:rPr>
        <w:t>完整度良好）</w:t>
      </w:r>
    </w:p>
    <w:p w14:paraId="1354B233" w14:textId="280EA2E0" w:rsidR="005054FB" w:rsidRPr="007F7677" w:rsidRDefault="006C225E" w:rsidP="005054FB">
      <w:pPr>
        <w:spacing w:beforeLines="50" w:before="156" w:line="400" w:lineRule="exact"/>
        <w:jc w:val="center"/>
        <w:rPr>
          <w:rFonts w:cs="宋体"/>
          <w:szCs w:val="20"/>
        </w:rPr>
      </w:pPr>
      <w:r w:rsidRPr="007F7677">
        <w:rPr>
          <w:rFonts w:cs="宋体" w:hint="eastAsia"/>
          <w:noProof/>
          <w:szCs w:val="20"/>
        </w:rPr>
        <mc:AlternateContent>
          <mc:Choice Requires="wps">
            <w:drawing>
              <wp:anchor distT="0" distB="0" distL="114300" distR="114300" simplePos="0" relativeHeight="251669504" behindDoc="0" locked="0" layoutInCell="1" allowOverlap="1" wp14:anchorId="048531A1" wp14:editId="0F6CBDB0">
                <wp:simplePos x="0" y="0"/>
                <wp:positionH relativeFrom="column">
                  <wp:posOffset>2768600</wp:posOffset>
                </wp:positionH>
                <wp:positionV relativeFrom="paragraph">
                  <wp:posOffset>2720340</wp:posOffset>
                </wp:positionV>
                <wp:extent cx="1943100" cy="51435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943100" cy="514350"/>
                        </a:xfrm>
                        <a:prstGeom prst="rect">
                          <a:avLst/>
                        </a:prstGeom>
                        <a:solidFill>
                          <a:schemeClr val="lt1"/>
                        </a:solidFill>
                        <a:ln w="6350">
                          <a:noFill/>
                        </a:ln>
                      </wps:spPr>
                      <wps:txbx>
                        <w:txbxContent>
                          <w:p w14:paraId="7910D23B" w14:textId="77777777" w:rsidR="006C225E" w:rsidRDefault="006C225E">
                            <w:r w:rsidRPr="006C225E">
                              <w:rPr>
                                <w:rFonts w:hint="eastAsia"/>
                              </w:rPr>
                              <w:t>若胶孔内出现条带，说明可</w:t>
                            </w:r>
                          </w:p>
                          <w:p w14:paraId="405DAF1E" w14:textId="1A4235A6" w:rsidR="005054FB" w:rsidRDefault="006C225E">
                            <w:r w:rsidRPr="006C225E">
                              <w:rPr>
                                <w:rFonts w:hint="eastAsia"/>
                              </w:rPr>
                              <w:t>能有蛋白等大分子物质残留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8531A1" id="文本框 27" o:spid="_x0000_s1027" type="#_x0000_t202" style="position:absolute;left:0;text-align:left;margin-left:218pt;margin-top:214.2pt;width:153pt;height:4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" fillcolor="white [3201]" stroked="f" strokeweight=".5pt">
                <v:textbox>
                  <w:txbxContent>
                    <w:p w14:paraId="7910D23B" w14:textId="77777777" w:rsidR="006C225E" w:rsidRDefault="006C225E">
                      <w:r w:rsidRPr="006C225E">
                        <w:rPr>
                          <w:rFonts w:hint="eastAsia"/>
                        </w:rPr>
                        <w:t>若胶孔内出现条带，说明可</w:t>
                      </w:r>
                    </w:p>
                    <w:p w14:paraId="405DAF1E" w14:textId="1A4235A6" w:rsidR="005054FB" w:rsidRDefault="006C225E">
                      <w:r w:rsidRPr="006C225E">
                        <w:rPr>
                          <w:rFonts w:hint="eastAsia"/>
                        </w:rPr>
                        <w:t>能有蛋白等大分子物质残留</w:t>
                      </w:r>
                    </w:p>
                  </w:txbxContent>
                </v:textbox>
              </v:shape>
            </w:pict>
          </mc:Fallback>
        </mc:AlternateContent>
      </w:r>
    </w:p>
    <w:p w14:paraId="0962EC78" w14:textId="77777777" w:rsidR="006C225E" w:rsidRPr="007F7677" w:rsidRDefault="006C225E" w:rsidP="00A23C40">
      <w:pPr>
        <w:spacing w:beforeLines="50" w:before="156" w:line="400" w:lineRule="exact"/>
        <w:rPr>
          <w:rFonts w:cs="宋体"/>
          <w:szCs w:val="20"/>
        </w:rPr>
      </w:pPr>
    </w:p>
    <w:p w14:paraId="7DBA6759" w14:textId="4FED4C38" w:rsidR="006C225E" w:rsidRPr="007F7677" w:rsidRDefault="006C225E" w:rsidP="006C225E">
      <w:pPr>
        <w:spacing w:beforeLines="50" w:before="156" w:line="400" w:lineRule="exact"/>
        <w:ind w:right="840" w:firstLineChars="2200" w:firstLine="4620"/>
        <w:rPr>
          <w:rFonts w:cs="宋体"/>
          <w:szCs w:val="20"/>
        </w:rPr>
      </w:pPr>
      <w:r w:rsidRPr="007F7677">
        <w:rPr>
          <w:rFonts w:cs="宋体" w:hint="eastAsia"/>
          <w:szCs w:val="20"/>
        </w:rPr>
        <w:t>注：本图参考</w:t>
      </w:r>
      <w:proofErr w:type="gramStart"/>
      <w:r w:rsidRPr="007F7677">
        <w:rPr>
          <w:rFonts w:cs="宋体" w:hint="eastAsia"/>
          <w:szCs w:val="20"/>
        </w:rPr>
        <w:t>翌</w:t>
      </w:r>
      <w:proofErr w:type="gramEnd"/>
      <w:r w:rsidRPr="007F7677">
        <w:rPr>
          <w:rFonts w:cs="宋体" w:hint="eastAsia"/>
          <w:szCs w:val="20"/>
        </w:rPr>
        <w:t>圣生物官网</w:t>
      </w:r>
    </w:p>
    <w:p w14:paraId="5A545E7C" w14:textId="2471740F" w:rsidR="006C225E" w:rsidRPr="007F7677" w:rsidRDefault="006C225E" w:rsidP="00A23C40">
      <w:pPr>
        <w:spacing w:beforeLines="50" w:before="156" w:line="400" w:lineRule="exact"/>
        <w:rPr>
          <w:rFonts w:cs="宋体"/>
          <w:szCs w:val="20"/>
        </w:rPr>
      </w:pPr>
      <w:r w:rsidRPr="007F7677">
        <w:rPr>
          <w:rFonts w:cs="宋体"/>
          <w:szCs w:val="20"/>
        </w:rPr>
        <w:t>2</w:t>
      </w:r>
      <w:r w:rsidRPr="007F7677">
        <w:rPr>
          <w:rFonts w:cs="宋体" w:hint="eastAsia"/>
          <w:szCs w:val="20"/>
        </w:rPr>
        <w:t>）逆转录反应</w:t>
      </w:r>
    </w:p>
    <w:p w14:paraId="76B00AED" w14:textId="34989902" w:rsidR="00C76D6C" w:rsidRPr="007F7677" w:rsidRDefault="00C76D6C" w:rsidP="00C76D6C">
      <w:pPr>
        <w:spacing w:beforeLines="50" w:before="156" w:line="400" w:lineRule="exact"/>
        <w:rPr>
          <w:rFonts w:cs="宋体"/>
          <w:szCs w:val="20"/>
        </w:rPr>
      </w:pPr>
      <w:r w:rsidRPr="007F7677">
        <w:rPr>
          <w:rFonts w:cs="宋体"/>
          <w:b/>
          <w:bCs/>
          <w:szCs w:val="20"/>
        </w:rPr>
        <w:t>第一链</w:t>
      </w:r>
      <w:r w:rsidRPr="007F7677">
        <w:rPr>
          <w:rFonts w:cs="宋体"/>
          <w:b/>
          <w:bCs/>
          <w:szCs w:val="20"/>
        </w:rPr>
        <w:t>cDNA</w:t>
      </w:r>
      <w:r w:rsidRPr="007F7677">
        <w:rPr>
          <w:rFonts w:cs="宋体"/>
          <w:b/>
          <w:bCs/>
          <w:szCs w:val="20"/>
        </w:rPr>
        <w:t>合成操作步骤</w:t>
      </w:r>
    </w:p>
    <w:p w14:paraId="5AA028FF" w14:textId="77777777" w:rsidR="00C76D6C" w:rsidRPr="007F7677" w:rsidRDefault="00C76D6C" w:rsidP="00C76D6C">
      <w:pPr>
        <w:spacing w:beforeLines="50" w:before="156" w:line="400" w:lineRule="exact"/>
        <w:rPr>
          <w:rFonts w:cs="宋体"/>
          <w:szCs w:val="20"/>
        </w:rPr>
      </w:pPr>
      <w:r w:rsidRPr="007F7677">
        <w:rPr>
          <w:rFonts w:cs="宋体"/>
          <w:szCs w:val="20"/>
        </w:rPr>
        <w:t>1. </w:t>
      </w:r>
      <w:r w:rsidRPr="007F7677">
        <w:rPr>
          <w:rFonts w:cs="宋体"/>
          <w:szCs w:val="20"/>
        </w:rPr>
        <w:t>残留基因组</w:t>
      </w:r>
      <w:r w:rsidRPr="007F7677">
        <w:rPr>
          <w:rFonts w:cs="宋体"/>
          <w:szCs w:val="20"/>
        </w:rPr>
        <w:t>DNA</w:t>
      </w:r>
      <w:r w:rsidRPr="007F7677">
        <w:rPr>
          <w:rFonts w:cs="宋体"/>
          <w:szCs w:val="20"/>
        </w:rPr>
        <w:t>去除</w:t>
      </w:r>
    </w:p>
    <w:p w14:paraId="4D51A510" w14:textId="77777777" w:rsidR="00C76D6C" w:rsidRPr="007F7677" w:rsidRDefault="00C76D6C" w:rsidP="00C76D6C">
      <w:pPr>
        <w:spacing w:beforeLines="50" w:before="156" w:line="400" w:lineRule="exact"/>
        <w:rPr>
          <w:rFonts w:cs="宋体"/>
          <w:szCs w:val="20"/>
        </w:rPr>
      </w:pPr>
      <w:r w:rsidRPr="007F7677">
        <w:rPr>
          <w:rFonts w:cs="宋体"/>
          <w:szCs w:val="20"/>
        </w:rPr>
        <w:t>在</w:t>
      </w:r>
      <w:r w:rsidRPr="007F7677">
        <w:rPr>
          <w:rFonts w:cs="宋体"/>
          <w:szCs w:val="20"/>
        </w:rPr>
        <w:t>RNase free</w:t>
      </w:r>
      <w:r w:rsidRPr="007F7677">
        <w:rPr>
          <w:rFonts w:cs="宋体"/>
          <w:szCs w:val="20"/>
        </w:rPr>
        <w:t>离心管中配制如下混合液，</w:t>
      </w:r>
      <w:proofErr w:type="gramStart"/>
      <w:r w:rsidRPr="007F7677">
        <w:rPr>
          <w:rFonts w:cs="宋体"/>
          <w:szCs w:val="20"/>
        </w:rPr>
        <w:t>用移液</w:t>
      </w:r>
      <w:proofErr w:type="gramEnd"/>
      <w:r w:rsidRPr="007F7677">
        <w:rPr>
          <w:rFonts w:cs="宋体"/>
          <w:szCs w:val="20"/>
        </w:rPr>
        <w:t>器轻轻吹打混匀。</w:t>
      </w:r>
      <w:r w:rsidRPr="007F7677">
        <w:rPr>
          <w:rFonts w:cs="宋体"/>
          <w:szCs w:val="20"/>
        </w:rPr>
        <w:t>42℃</w:t>
      </w:r>
      <w:r w:rsidRPr="007F7677">
        <w:rPr>
          <w:rFonts w:cs="宋体"/>
          <w:szCs w:val="20"/>
        </w:rPr>
        <w:t>孵育</w:t>
      </w:r>
      <w:r w:rsidRPr="007F7677">
        <w:rPr>
          <w:rFonts w:cs="宋体"/>
          <w:szCs w:val="20"/>
        </w:rPr>
        <w:t>2 min</w:t>
      </w:r>
      <w:r w:rsidRPr="007F7677">
        <w:rPr>
          <w:rFonts w:cs="宋体"/>
          <w:szCs w:val="20"/>
        </w:rPr>
        <w:t>。</w:t>
      </w:r>
    </w:p>
    <w:tbl>
      <w:tblPr>
        <w:tblW w:w="8063" w:type="dxa"/>
        <w:tblCellMar>
          <w:left w:w="0" w:type="dxa"/>
          <w:right w:w="0" w:type="dxa"/>
        </w:tblCellMar>
        <w:tblLook w:val="04A0" w:firstRow="1" w:lastRow="0" w:firstColumn="1" w:lastColumn="0" w:noHBand="0" w:noVBand="1"/>
      </w:tblPr>
      <w:tblGrid>
        <w:gridCol w:w="4270"/>
        <w:gridCol w:w="3793"/>
      </w:tblGrid>
      <w:tr w:rsidR="00C76D6C" w:rsidRPr="007F7677" w14:paraId="2687280D" w14:textId="77777777" w:rsidTr="00C76D6C">
        <w:trPr>
          <w:trHeight w:val="443"/>
        </w:trPr>
        <w:tc>
          <w:tcPr>
            <w:tcW w:w="427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50363C44" w14:textId="77777777" w:rsidR="00C76D6C" w:rsidRPr="007F7677" w:rsidRDefault="00C76D6C" w:rsidP="00C76D6C">
            <w:pPr>
              <w:spacing w:beforeLines="50" w:before="156" w:line="400" w:lineRule="exact"/>
              <w:rPr>
                <w:rFonts w:cs="宋体"/>
                <w:szCs w:val="20"/>
              </w:rPr>
            </w:pPr>
            <w:r w:rsidRPr="007F7677">
              <w:rPr>
                <w:rFonts w:cs="宋体"/>
                <w:b/>
                <w:bCs/>
                <w:szCs w:val="20"/>
              </w:rPr>
              <w:t>组分</w:t>
            </w:r>
          </w:p>
        </w:tc>
        <w:tc>
          <w:tcPr>
            <w:tcW w:w="379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4BB2D44B" w14:textId="77777777" w:rsidR="00C76D6C" w:rsidRPr="007F7677" w:rsidRDefault="00C76D6C" w:rsidP="00C76D6C">
            <w:pPr>
              <w:spacing w:beforeLines="50" w:before="156" w:line="400" w:lineRule="exact"/>
              <w:rPr>
                <w:rFonts w:cs="宋体"/>
                <w:szCs w:val="20"/>
              </w:rPr>
            </w:pPr>
            <w:r w:rsidRPr="007F7677">
              <w:rPr>
                <w:rFonts w:cs="宋体"/>
                <w:b/>
                <w:bCs/>
                <w:szCs w:val="20"/>
              </w:rPr>
              <w:t>使用量</w:t>
            </w:r>
          </w:p>
        </w:tc>
      </w:tr>
      <w:tr w:rsidR="00C76D6C" w:rsidRPr="007F7677" w14:paraId="39AE261C" w14:textId="77777777" w:rsidTr="00C76D6C">
        <w:trPr>
          <w:trHeight w:val="443"/>
        </w:trPr>
        <w:tc>
          <w:tcPr>
            <w:tcW w:w="427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2A18364B" w14:textId="77777777" w:rsidR="00C76D6C" w:rsidRPr="007F7677" w:rsidRDefault="00C76D6C" w:rsidP="00C76D6C">
            <w:pPr>
              <w:spacing w:beforeLines="50" w:before="156" w:line="400" w:lineRule="exact"/>
              <w:rPr>
                <w:rFonts w:cs="Times New Roman"/>
                <w:szCs w:val="20"/>
              </w:rPr>
            </w:pPr>
            <w:r w:rsidRPr="007F7677">
              <w:rPr>
                <w:rFonts w:cs="Times New Roman"/>
                <w:szCs w:val="20"/>
              </w:rPr>
              <w:t>RNase-free H</w:t>
            </w:r>
            <w:r w:rsidRPr="007F7677">
              <w:rPr>
                <w:rFonts w:cs="Times New Roman"/>
                <w:szCs w:val="20"/>
                <w:vertAlign w:val="subscript"/>
              </w:rPr>
              <w:t>2</w:t>
            </w:r>
            <w:r w:rsidRPr="007F7677">
              <w:rPr>
                <w:rFonts w:cs="Times New Roman"/>
                <w:szCs w:val="20"/>
              </w:rPr>
              <w:t>O</w:t>
            </w:r>
          </w:p>
        </w:tc>
        <w:tc>
          <w:tcPr>
            <w:tcW w:w="3793"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7DE79E3B" w14:textId="77777777" w:rsidR="00C76D6C" w:rsidRPr="007F7677" w:rsidRDefault="00C76D6C" w:rsidP="00C76D6C">
            <w:pPr>
              <w:spacing w:beforeLines="50" w:before="156" w:line="400" w:lineRule="exact"/>
              <w:rPr>
                <w:rFonts w:cs="Times New Roman"/>
                <w:szCs w:val="20"/>
              </w:rPr>
            </w:pPr>
            <w:r w:rsidRPr="007F7677">
              <w:rPr>
                <w:rFonts w:cs="Times New Roman"/>
                <w:szCs w:val="20"/>
              </w:rPr>
              <w:t xml:space="preserve">To 15 </w:t>
            </w:r>
            <w:proofErr w:type="spellStart"/>
            <w:r w:rsidRPr="007F7677">
              <w:rPr>
                <w:rFonts w:cs="Times New Roman"/>
                <w:szCs w:val="20"/>
              </w:rPr>
              <w:t>μL</w:t>
            </w:r>
            <w:proofErr w:type="spellEnd"/>
          </w:p>
        </w:tc>
      </w:tr>
      <w:tr w:rsidR="00C76D6C" w:rsidRPr="007F7677" w14:paraId="6AC0D201" w14:textId="77777777" w:rsidTr="00C76D6C">
        <w:trPr>
          <w:trHeight w:val="443"/>
        </w:trPr>
        <w:tc>
          <w:tcPr>
            <w:tcW w:w="427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68F8D091" w14:textId="77777777" w:rsidR="00C76D6C" w:rsidRPr="007F7677" w:rsidRDefault="00C76D6C" w:rsidP="00C76D6C">
            <w:pPr>
              <w:spacing w:beforeLines="50" w:before="156" w:line="400" w:lineRule="exact"/>
              <w:rPr>
                <w:rFonts w:cs="Times New Roman"/>
                <w:szCs w:val="20"/>
              </w:rPr>
            </w:pPr>
            <w:r w:rsidRPr="007F7677">
              <w:rPr>
                <w:rFonts w:cs="Times New Roman"/>
                <w:szCs w:val="20"/>
              </w:rPr>
              <w:t>5×gDNA digester Mix</w:t>
            </w:r>
          </w:p>
        </w:tc>
        <w:tc>
          <w:tcPr>
            <w:tcW w:w="3793"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2C66470F" w14:textId="77777777" w:rsidR="00C76D6C" w:rsidRPr="007F7677" w:rsidRDefault="00C76D6C" w:rsidP="00C76D6C">
            <w:pPr>
              <w:spacing w:beforeLines="50" w:before="156" w:line="400" w:lineRule="exact"/>
              <w:rPr>
                <w:rFonts w:cs="Times New Roman"/>
                <w:szCs w:val="20"/>
              </w:rPr>
            </w:pPr>
            <w:r w:rsidRPr="007F7677">
              <w:rPr>
                <w:rFonts w:cs="Times New Roman"/>
                <w:szCs w:val="20"/>
              </w:rPr>
              <w:t xml:space="preserve">3 </w:t>
            </w:r>
            <w:proofErr w:type="spellStart"/>
            <w:r w:rsidRPr="007F7677">
              <w:rPr>
                <w:rFonts w:cs="Times New Roman"/>
                <w:szCs w:val="20"/>
              </w:rPr>
              <w:t>μL</w:t>
            </w:r>
            <w:proofErr w:type="spellEnd"/>
          </w:p>
        </w:tc>
      </w:tr>
      <w:tr w:rsidR="00C76D6C" w:rsidRPr="007F7677" w14:paraId="4FDC58A3" w14:textId="77777777" w:rsidTr="00C76D6C">
        <w:trPr>
          <w:trHeight w:val="443"/>
        </w:trPr>
        <w:tc>
          <w:tcPr>
            <w:tcW w:w="427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02455C1D" w14:textId="77777777" w:rsidR="00C76D6C" w:rsidRPr="007F7677" w:rsidRDefault="00C76D6C" w:rsidP="00C76D6C">
            <w:pPr>
              <w:spacing w:beforeLines="50" w:before="156" w:line="400" w:lineRule="exact"/>
              <w:rPr>
                <w:rFonts w:cs="Times New Roman"/>
                <w:szCs w:val="20"/>
              </w:rPr>
            </w:pPr>
            <w:r w:rsidRPr="007F7677">
              <w:rPr>
                <w:rFonts w:cs="Times New Roman"/>
                <w:szCs w:val="20"/>
              </w:rPr>
              <w:t>Total RNA</w:t>
            </w:r>
          </w:p>
          <w:p w14:paraId="39EB7FA7" w14:textId="77777777" w:rsidR="00C76D6C" w:rsidRPr="007F7677" w:rsidRDefault="00C76D6C" w:rsidP="00C76D6C">
            <w:pPr>
              <w:spacing w:beforeLines="50" w:before="156" w:line="400" w:lineRule="exact"/>
              <w:rPr>
                <w:rFonts w:cs="Times New Roman"/>
                <w:szCs w:val="20"/>
              </w:rPr>
            </w:pPr>
            <w:r w:rsidRPr="007F7677">
              <w:rPr>
                <w:rFonts w:cs="Times New Roman"/>
                <w:szCs w:val="20"/>
              </w:rPr>
              <w:t>or mRNA</w:t>
            </w:r>
          </w:p>
        </w:tc>
        <w:tc>
          <w:tcPr>
            <w:tcW w:w="3793"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1A8D0F93" w14:textId="3D5DFBF8" w:rsidR="00C76D6C" w:rsidRPr="007F7677" w:rsidRDefault="00C76D6C" w:rsidP="00C76D6C">
            <w:pPr>
              <w:spacing w:beforeLines="50" w:before="156" w:line="400" w:lineRule="exact"/>
              <w:rPr>
                <w:rFonts w:cs="Times New Roman"/>
                <w:szCs w:val="20"/>
              </w:rPr>
            </w:pPr>
            <w:r w:rsidRPr="007F7677">
              <w:rPr>
                <w:rFonts w:cs="Times New Roman"/>
                <w:szCs w:val="20"/>
              </w:rPr>
              <w:t xml:space="preserve">10 </w:t>
            </w:r>
            <w:proofErr w:type="spellStart"/>
            <w:r w:rsidRPr="007F7677">
              <w:rPr>
                <w:rFonts w:cs="Times New Roman"/>
                <w:szCs w:val="20"/>
              </w:rPr>
              <w:t>pg</w:t>
            </w:r>
            <w:proofErr w:type="spellEnd"/>
            <w:r w:rsidRPr="007F7677">
              <w:rPr>
                <w:rFonts w:cs="Times New Roman"/>
                <w:szCs w:val="20"/>
              </w:rPr>
              <w:t xml:space="preserve"> -5 </w:t>
            </w:r>
            <w:proofErr w:type="spellStart"/>
            <w:r w:rsidRPr="007F7677">
              <w:rPr>
                <w:rFonts w:cs="Times New Roman"/>
                <w:szCs w:val="20"/>
              </w:rPr>
              <w:t>μg</w:t>
            </w:r>
            <w:proofErr w:type="spellEnd"/>
          </w:p>
          <w:p w14:paraId="309B4615" w14:textId="59982632" w:rsidR="00C76D6C" w:rsidRPr="007F7677" w:rsidRDefault="00C76D6C" w:rsidP="00C76D6C">
            <w:pPr>
              <w:spacing w:beforeLines="50" w:before="156" w:line="400" w:lineRule="exact"/>
              <w:rPr>
                <w:rFonts w:cs="Times New Roman"/>
                <w:szCs w:val="20"/>
              </w:rPr>
            </w:pPr>
            <w:r w:rsidRPr="007F7677">
              <w:rPr>
                <w:rFonts w:cs="Times New Roman"/>
                <w:szCs w:val="20"/>
              </w:rPr>
              <w:t>10 pg-500 ng</w:t>
            </w:r>
          </w:p>
        </w:tc>
      </w:tr>
    </w:tbl>
    <w:p w14:paraId="53414A38" w14:textId="77777777" w:rsidR="00C76D6C" w:rsidRPr="007F7677" w:rsidRDefault="00C76D6C" w:rsidP="00C76D6C">
      <w:pPr>
        <w:spacing w:beforeLines="50" w:before="156" w:line="400" w:lineRule="exact"/>
        <w:rPr>
          <w:rFonts w:cs="宋体"/>
          <w:szCs w:val="20"/>
        </w:rPr>
      </w:pPr>
      <w:r w:rsidRPr="007F7677">
        <w:rPr>
          <w:rFonts w:cs="宋体"/>
          <w:b/>
          <w:bCs/>
          <w:szCs w:val="20"/>
        </w:rPr>
        <w:t>【</w:t>
      </w:r>
      <w:r w:rsidRPr="007F7677">
        <w:rPr>
          <w:rFonts w:cs="宋体"/>
          <w:szCs w:val="20"/>
        </w:rPr>
        <w:t>注</w:t>
      </w:r>
      <w:r w:rsidRPr="007F7677">
        <w:rPr>
          <w:rFonts w:cs="宋体"/>
          <w:b/>
          <w:bCs/>
          <w:szCs w:val="20"/>
        </w:rPr>
        <w:t>】：</w:t>
      </w:r>
      <w:r w:rsidRPr="007F7677">
        <w:rPr>
          <w:rFonts w:cs="宋体"/>
          <w:b/>
          <w:bCs/>
          <w:szCs w:val="20"/>
        </w:rPr>
        <w:t>* </w:t>
      </w:r>
      <w:r w:rsidRPr="007F7677">
        <w:rPr>
          <w:rFonts w:cs="宋体"/>
          <w:szCs w:val="20"/>
        </w:rPr>
        <w:t xml:space="preserve">20 </w:t>
      </w:r>
      <w:proofErr w:type="spellStart"/>
      <w:r w:rsidRPr="007F7677">
        <w:rPr>
          <w:rFonts w:cs="宋体"/>
          <w:szCs w:val="20"/>
        </w:rPr>
        <w:t>μL</w:t>
      </w:r>
      <w:proofErr w:type="spellEnd"/>
      <w:r w:rsidRPr="007F7677">
        <w:rPr>
          <w:rFonts w:cs="宋体"/>
          <w:szCs w:val="20"/>
        </w:rPr>
        <w:t>逆转</w:t>
      </w:r>
      <w:proofErr w:type="gramStart"/>
      <w:r w:rsidRPr="007F7677">
        <w:rPr>
          <w:rFonts w:cs="宋体"/>
          <w:szCs w:val="20"/>
        </w:rPr>
        <w:t>录反应</w:t>
      </w:r>
      <w:proofErr w:type="gramEnd"/>
      <w:r w:rsidRPr="007F7677">
        <w:rPr>
          <w:rFonts w:cs="宋体"/>
          <w:szCs w:val="20"/>
        </w:rPr>
        <w:t>体系建议</w:t>
      </w:r>
      <w:r w:rsidRPr="007F7677">
        <w:rPr>
          <w:rFonts w:cs="宋体"/>
          <w:szCs w:val="20"/>
        </w:rPr>
        <w:t>Total RNA</w:t>
      </w:r>
      <w:r w:rsidRPr="007F7677">
        <w:rPr>
          <w:rFonts w:cs="宋体"/>
          <w:szCs w:val="20"/>
        </w:rPr>
        <w:t>的投入量不超过</w:t>
      </w:r>
      <w:r w:rsidRPr="007F7677">
        <w:rPr>
          <w:rFonts w:cs="宋体"/>
          <w:szCs w:val="20"/>
        </w:rPr>
        <w:t xml:space="preserve">1 </w:t>
      </w:r>
      <w:proofErr w:type="spellStart"/>
      <w:r w:rsidRPr="007F7677">
        <w:rPr>
          <w:rFonts w:cs="宋体"/>
          <w:szCs w:val="20"/>
        </w:rPr>
        <w:t>μg</w:t>
      </w:r>
      <w:proofErr w:type="spellEnd"/>
      <w:r w:rsidRPr="007F7677">
        <w:rPr>
          <w:rFonts w:cs="宋体"/>
          <w:szCs w:val="20"/>
        </w:rPr>
        <w:t>。如果目的基因的表达丰度低，最多投入</w:t>
      </w:r>
      <w:r w:rsidRPr="007F7677">
        <w:rPr>
          <w:rFonts w:cs="宋体"/>
          <w:szCs w:val="20"/>
        </w:rPr>
        <w:t xml:space="preserve">5 </w:t>
      </w:r>
      <w:proofErr w:type="spellStart"/>
      <w:r w:rsidRPr="007F7677">
        <w:rPr>
          <w:rFonts w:cs="宋体"/>
          <w:szCs w:val="20"/>
        </w:rPr>
        <w:t>μg</w:t>
      </w:r>
      <w:proofErr w:type="spellEnd"/>
      <w:r w:rsidRPr="007F7677">
        <w:rPr>
          <w:rFonts w:cs="宋体"/>
          <w:szCs w:val="20"/>
        </w:rPr>
        <w:t xml:space="preserve"> Total RNA</w:t>
      </w:r>
      <w:r w:rsidRPr="007F7677">
        <w:rPr>
          <w:rFonts w:cs="宋体"/>
          <w:szCs w:val="20"/>
        </w:rPr>
        <w:t>，否则</w:t>
      </w:r>
      <w:r w:rsidRPr="007F7677">
        <w:rPr>
          <w:rFonts w:cs="宋体"/>
          <w:szCs w:val="20"/>
        </w:rPr>
        <w:t>RNA</w:t>
      </w:r>
      <w:r w:rsidRPr="007F7677">
        <w:rPr>
          <w:rFonts w:cs="宋体"/>
          <w:szCs w:val="20"/>
        </w:rPr>
        <w:t>投入量过高，可能会超过后续定量</w:t>
      </w:r>
      <w:r w:rsidRPr="007F7677">
        <w:rPr>
          <w:rFonts w:cs="宋体"/>
          <w:szCs w:val="20"/>
        </w:rPr>
        <w:t>PCR</w:t>
      </w:r>
      <w:r w:rsidRPr="007F7677">
        <w:rPr>
          <w:rFonts w:cs="宋体"/>
          <w:szCs w:val="20"/>
        </w:rPr>
        <w:t>的线性范围。</w:t>
      </w:r>
    </w:p>
    <w:p w14:paraId="0AC91A7E" w14:textId="77777777" w:rsidR="00C76D6C" w:rsidRPr="007F7677" w:rsidRDefault="00C76D6C" w:rsidP="00C76D6C">
      <w:pPr>
        <w:spacing w:beforeLines="50" w:before="156" w:line="400" w:lineRule="exact"/>
        <w:rPr>
          <w:rFonts w:cs="宋体"/>
          <w:szCs w:val="20"/>
        </w:rPr>
      </w:pPr>
      <w:r w:rsidRPr="007F7677">
        <w:rPr>
          <w:rFonts w:cs="宋体"/>
          <w:szCs w:val="20"/>
        </w:rPr>
        <w:t>2. </w:t>
      </w:r>
      <w:r w:rsidRPr="007F7677">
        <w:rPr>
          <w:rFonts w:cs="宋体"/>
          <w:szCs w:val="20"/>
        </w:rPr>
        <w:t>逆转</w:t>
      </w:r>
      <w:proofErr w:type="gramStart"/>
      <w:r w:rsidRPr="007F7677">
        <w:rPr>
          <w:rFonts w:cs="宋体"/>
          <w:szCs w:val="20"/>
        </w:rPr>
        <w:t>录反应</w:t>
      </w:r>
      <w:proofErr w:type="gramEnd"/>
      <w:r w:rsidRPr="007F7677">
        <w:rPr>
          <w:rFonts w:cs="宋体"/>
          <w:szCs w:val="20"/>
        </w:rPr>
        <w:t>体系配制（</w:t>
      </w:r>
      <w:r w:rsidRPr="007F7677">
        <w:rPr>
          <w:rFonts w:cs="宋体"/>
          <w:szCs w:val="20"/>
        </w:rPr>
        <w:t xml:space="preserve">20 </w:t>
      </w:r>
      <w:proofErr w:type="spellStart"/>
      <w:r w:rsidRPr="007F7677">
        <w:rPr>
          <w:rFonts w:cs="宋体"/>
          <w:szCs w:val="20"/>
        </w:rPr>
        <w:t>μL</w:t>
      </w:r>
      <w:proofErr w:type="spellEnd"/>
      <w:r w:rsidRPr="007F7677">
        <w:rPr>
          <w:rFonts w:cs="宋体"/>
          <w:szCs w:val="20"/>
        </w:rPr>
        <w:t>体系）</w:t>
      </w:r>
    </w:p>
    <w:p w14:paraId="600A0693" w14:textId="77777777" w:rsidR="00C76D6C" w:rsidRPr="007F7677" w:rsidRDefault="00C76D6C" w:rsidP="00C76D6C">
      <w:pPr>
        <w:spacing w:beforeLines="50" w:before="156" w:line="400" w:lineRule="exact"/>
        <w:rPr>
          <w:rFonts w:cs="宋体"/>
          <w:szCs w:val="20"/>
        </w:rPr>
      </w:pPr>
      <w:r w:rsidRPr="007F7677">
        <w:rPr>
          <w:rFonts w:cs="宋体"/>
          <w:szCs w:val="20"/>
        </w:rPr>
        <w:t>在第</w:t>
      </w:r>
      <w:r w:rsidRPr="007F7677">
        <w:rPr>
          <w:rFonts w:cs="宋体"/>
          <w:szCs w:val="20"/>
        </w:rPr>
        <w:t>1</w:t>
      </w:r>
      <w:r w:rsidRPr="007F7677">
        <w:rPr>
          <w:rFonts w:cs="宋体"/>
          <w:szCs w:val="20"/>
        </w:rPr>
        <w:t>步的反应管中直</w:t>
      </w:r>
      <w:proofErr w:type="gramStart"/>
      <w:r w:rsidRPr="007F7677">
        <w:rPr>
          <w:rFonts w:cs="宋体"/>
          <w:szCs w:val="20"/>
        </w:rPr>
        <w:t>接加入</w:t>
      </w:r>
      <w:proofErr w:type="gramEnd"/>
      <w:r w:rsidRPr="007F7677">
        <w:rPr>
          <w:rFonts w:cs="宋体"/>
          <w:szCs w:val="20"/>
        </w:rPr>
        <w:t>4×Hifair</w:t>
      </w:r>
      <w:r w:rsidRPr="007F7677">
        <w:rPr>
          <w:rFonts w:cs="宋体"/>
          <w:b/>
          <w:bCs/>
          <w:szCs w:val="20"/>
          <w:vertAlign w:val="superscript"/>
        </w:rPr>
        <w:t>®</w:t>
      </w:r>
      <w:r w:rsidRPr="007F7677">
        <w:rPr>
          <w:rFonts w:cs="宋体"/>
          <w:szCs w:val="20"/>
        </w:rPr>
        <w:t xml:space="preserve"> Ⅲ </w:t>
      </w:r>
      <w:proofErr w:type="spellStart"/>
      <w:r w:rsidRPr="007F7677">
        <w:rPr>
          <w:rFonts w:cs="宋体"/>
          <w:szCs w:val="20"/>
        </w:rPr>
        <w:t>SuperMix</w:t>
      </w:r>
      <w:proofErr w:type="spellEnd"/>
      <w:r w:rsidRPr="007F7677">
        <w:rPr>
          <w:rFonts w:cs="宋体"/>
          <w:szCs w:val="20"/>
        </w:rPr>
        <w:t xml:space="preserve"> plus</w:t>
      </w:r>
      <w:r w:rsidRPr="007F7677">
        <w:rPr>
          <w:rFonts w:cs="宋体"/>
          <w:szCs w:val="20"/>
        </w:rPr>
        <w:t>，</w:t>
      </w:r>
      <w:proofErr w:type="gramStart"/>
      <w:r w:rsidRPr="007F7677">
        <w:rPr>
          <w:rFonts w:cs="宋体"/>
          <w:szCs w:val="20"/>
        </w:rPr>
        <w:t>用移液</w:t>
      </w:r>
      <w:proofErr w:type="gramEnd"/>
      <w:r w:rsidRPr="007F7677">
        <w:rPr>
          <w:rFonts w:cs="宋体"/>
          <w:szCs w:val="20"/>
        </w:rPr>
        <w:t>器轻轻吹打混匀。</w:t>
      </w:r>
    </w:p>
    <w:tbl>
      <w:tblPr>
        <w:tblW w:w="8144" w:type="dxa"/>
        <w:tblCellMar>
          <w:left w:w="0" w:type="dxa"/>
          <w:right w:w="0" w:type="dxa"/>
        </w:tblCellMar>
        <w:tblLook w:val="04A0" w:firstRow="1" w:lastRow="0" w:firstColumn="1" w:lastColumn="0" w:noHBand="0" w:noVBand="1"/>
      </w:tblPr>
      <w:tblGrid>
        <w:gridCol w:w="4313"/>
        <w:gridCol w:w="3831"/>
      </w:tblGrid>
      <w:tr w:rsidR="00C76D6C" w:rsidRPr="007F7677" w14:paraId="681A8E06" w14:textId="77777777" w:rsidTr="00C76D6C">
        <w:trPr>
          <w:trHeight w:val="447"/>
        </w:trPr>
        <w:tc>
          <w:tcPr>
            <w:tcW w:w="4313"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7BAB1515" w14:textId="77777777" w:rsidR="00C76D6C" w:rsidRPr="007F7677" w:rsidRDefault="00C76D6C" w:rsidP="00C76D6C">
            <w:pPr>
              <w:spacing w:beforeLines="50" w:before="156" w:line="400" w:lineRule="exact"/>
              <w:rPr>
                <w:rFonts w:cs="Times New Roman"/>
                <w:szCs w:val="20"/>
              </w:rPr>
            </w:pPr>
            <w:r w:rsidRPr="007F7677">
              <w:rPr>
                <w:rFonts w:cs="Times New Roman"/>
                <w:b/>
                <w:bCs/>
                <w:szCs w:val="20"/>
              </w:rPr>
              <w:t>组分</w:t>
            </w:r>
          </w:p>
        </w:tc>
        <w:tc>
          <w:tcPr>
            <w:tcW w:w="3831"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D54C51B" w14:textId="77777777" w:rsidR="00C76D6C" w:rsidRPr="007F7677" w:rsidRDefault="00C76D6C" w:rsidP="00C76D6C">
            <w:pPr>
              <w:spacing w:beforeLines="50" w:before="156" w:line="400" w:lineRule="exact"/>
              <w:rPr>
                <w:rFonts w:cs="Times New Roman"/>
                <w:szCs w:val="20"/>
              </w:rPr>
            </w:pPr>
            <w:r w:rsidRPr="007F7677">
              <w:rPr>
                <w:rFonts w:cs="Times New Roman"/>
                <w:b/>
                <w:bCs/>
                <w:szCs w:val="20"/>
              </w:rPr>
              <w:t>使用量</w:t>
            </w:r>
          </w:p>
        </w:tc>
      </w:tr>
      <w:tr w:rsidR="00C76D6C" w:rsidRPr="007F7677" w14:paraId="117D6600" w14:textId="77777777" w:rsidTr="00C76D6C">
        <w:trPr>
          <w:trHeight w:val="447"/>
        </w:trPr>
        <w:tc>
          <w:tcPr>
            <w:tcW w:w="4313"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5DC767B3" w14:textId="77777777" w:rsidR="00C76D6C" w:rsidRPr="007F7677" w:rsidRDefault="00C76D6C" w:rsidP="00C76D6C">
            <w:pPr>
              <w:spacing w:beforeLines="50" w:before="156" w:line="400" w:lineRule="exact"/>
              <w:rPr>
                <w:rFonts w:cs="Times New Roman"/>
                <w:szCs w:val="20"/>
              </w:rPr>
            </w:pPr>
            <w:r w:rsidRPr="007F7677">
              <w:rPr>
                <w:rFonts w:cs="Times New Roman"/>
                <w:szCs w:val="20"/>
              </w:rPr>
              <w:t>第</w:t>
            </w:r>
            <w:r w:rsidRPr="007F7677">
              <w:rPr>
                <w:rFonts w:cs="Times New Roman"/>
                <w:szCs w:val="20"/>
              </w:rPr>
              <w:t>1</w:t>
            </w:r>
            <w:r w:rsidRPr="007F7677">
              <w:rPr>
                <w:rFonts w:cs="Times New Roman"/>
                <w:szCs w:val="20"/>
              </w:rPr>
              <w:t>步的反应液</w:t>
            </w:r>
          </w:p>
        </w:tc>
        <w:tc>
          <w:tcPr>
            <w:tcW w:w="383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45E230F8" w14:textId="77777777" w:rsidR="00C76D6C" w:rsidRPr="007F7677" w:rsidRDefault="00C76D6C" w:rsidP="00C76D6C">
            <w:pPr>
              <w:spacing w:beforeLines="50" w:before="156" w:line="400" w:lineRule="exact"/>
              <w:rPr>
                <w:rFonts w:cs="Times New Roman"/>
                <w:szCs w:val="20"/>
              </w:rPr>
            </w:pPr>
            <w:r w:rsidRPr="007F7677">
              <w:rPr>
                <w:rFonts w:cs="Times New Roman"/>
                <w:szCs w:val="20"/>
              </w:rPr>
              <w:t xml:space="preserve">15 </w:t>
            </w:r>
            <w:proofErr w:type="spellStart"/>
            <w:r w:rsidRPr="007F7677">
              <w:rPr>
                <w:rFonts w:cs="Times New Roman"/>
                <w:szCs w:val="20"/>
              </w:rPr>
              <w:t>μL</w:t>
            </w:r>
            <w:proofErr w:type="spellEnd"/>
          </w:p>
        </w:tc>
      </w:tr>
      <w:tr w:rsidR="00C76D6C" w:rsidRPr="007F7677" w14:paraId="0CBDF18F" w14:textId="77777777" w:rsidTr="00C76D6C">
        <w:trPr>
          <w:trHeight w:val="447"/>
        </w:trPr>
        <w:tc>
          <w:tcPr>
            <w:tcW w:w="4313"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12BEC18E" w14:textId="77777777" w:rsidR="00C76D6C" w:rsidRPr="007F7677" w:rsidRDefault="00C76D6C" w:rsidP="00C76D6C">
            <w:pPr>
              <w:spacing w:beforeLines="50" w:before="156" w:line="400" w:lineRule="exact"/>
              <w:rPr>
                <w:rFonts w:cs="Times New Roman"/>
                <w:szCs w:val="20"/>
              </w:rPr>
            </w:pPr>
            <w:r w:rsidRPr="007F7677">
              <w:rPr>
                <w:rFonts w:cs="Times New Roman"/>
                <w:szCs w:val="20"/>
              </w:rPr>
              <w:t>4×Hifair</w:t>
            </w:r>
            <w:r w:rsidRPr="007F7677">
              <w:rPr>
                <w:rFonts w:cs="Times New Roman"/>
                <w:b/>
                <w:bCs/>
                <w:szCs w:val="20"/>
                <w:vertAlign w:val="superscript"/>
              </w:rPr>
              <w:t>®</w:t>
            </w:r>
            <w:r w:rsidRPr="007F7677">
              <w:rPr>
                <w:rFonts w:cs="Times New Roman"/>
                <w:szCs w:val="20"/>
              </w:rPr>
              <w:t xml:space="preserve"> Ⅲ </w:t>
            </w:r>
            <w:proofErr w:type="spellStart"/>
            <w:r w:rsidRPr="007F7677">
              <w:rPr>
                <w:rFonts w:cs="Times New Roman"/>
                <w:szCs w:val="20"/>
              </w:rPr>
              <w:t>SuperMix</w:t>
            </w:r>
            <w:proofErr w:type="spellEnd"/>
            <w:r w:rsidRPr="007F7677">
              <w:rPr>
                <w:rFonts w:cs="Times New Roman"/>
                <w:szCs w:val="20"/>
              </w:rPr>
              <w:t xml:space="preserve"> plus</w:t>
            </w:r>
          </w:p>
        </w:tc>
        <w:tc>
          <w:tcPr>
            <w:tcW w:w="3831"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3B1416DD" w14:textId="77777777" w:rsidR="00C76D6C" w:rsidRPr="007F7677" w:rsidRDefault="00C76D6C" w:rsidP="00C76D6C">
            <w:pPr>
              <w:spacing w:beforeLines="50" w:before="156" w:line="400" w:lineRule="exact"/>
              <w:rPr>
                <w:rFonts w:cs="Times New Roman"/>
                <w:szCs w:val="20"/>
              </w:rPr>
            </w:pPr>
            <w:r w:rsidRPr="007F7677">
              <w:rPr>
                <w:rFonts w:cs="Times New Roman"/>
                <w:szCs w:val="20"/>
              </w:rPr>
              <w:t xml:space="preserve">5 </w:t>
            </w:r>
            <w:proofErr w:type="spellStart"/>
            <w:r w:rsidRPr="007F7677">
              <w:rPr>
                <w:rFonts w:cs="Times New Roman"/>
                <w:szCs w:val="20"/>
              </w:rPr>
              <w:t>μL</w:t>
            </w:r>
            <w:proofErr w:type="spellEnd"/>
          </w:p>
        </w:tc>
      </w:tr>
    </w:tbl>
    <w:p w14:paraId="6DE8A32F" w14:textId="77777777" w:rsidR="00C76D6C" w:rsidRPr="007F7677" w:rsidRDefault="00C76D6C" w:rsidP="00C76D6C">
      <w:pPr>
        <w:spacing w:beforeLines="50" w:before="156" w:line="400" w:lineRule="exact"/>
        <w:rPr>
          <w:rFonts w:cs="Times New Roman"/>
          <w:szCs w:val="20"/>
        </w:rPr>
      </w:pPr>
      <w:r w:rsidRPr="007F7677">
        <w:rPr>
          <w:rFonts w:cs="Times New Roman"/>
          <w:szCs w:val="20"/>
        </w:rPr>
        <w:t>3.</w:t>
      </w:r>
      <w:r w:rsidRPr="007F7677">
        <w:rPr>
          <w:rFonts w:cs="Times New Roman"/>
          <w:szCs w:val="20"/>
        </w:rPr>
        <w:t>逆转</w:t>
      </w:r>
      <w:proofErr w:type="gramStart"/>
      <w:r w:rsidRPr="007F7677">
        <w:rPr>
          <w:rFonts w:cs="Times New Roman"/>
          <w:szCs w:val="20"/>
        </w:rPr>
        <w:t>录标准</w:t>
      </w:r>
      <w:proofErr w:type="gramEnd"/>
      <w:r w:rsidRPr="007F7677">
        <w:rPr>
          <w:rFonts w:cs="Times New Roman"/>
          <w:szCs w:val="20"/>
        </w:rPr>
        <w:t>程序设置</w:t>
      </w:r>
    </w:p>
    <w:tbl>
      <w:tblPr>
        <w:tblW w:w="8183" w:type="dxa"/>
        <w:tblCellMar>
          <w:left w:w="0" w:type="dxa"/>
          <w:right w:w="0" w:type="dxa"/>
        </w:tblCellMar>
        <w:tblLook w:val="04A0" w:firstRow="1" w:lastRow="0" w:firstColumn="1" w:lastColumn="0" w:noHBand="0" w:noVBand="1"/>
      </w:tblPr>
      <w:tblGrid>
        <w:gridCol w:w="4334"/>
        <w:gridCol w:w="3849"/>
      </w:tblGrid>
      <w:tr w:rsidR="00C76D6C" w:rsidRPr="007F7677" w14:paraId="351DCD51" w14:textId="77777777" w:rsidTr="00C76D6C">
        <w:trPr>
          <w:trHeight w:val="442"/>
        </w:trPr>
        <w:tc>
          <w:tcPr>
            <w:tcW w:w="433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0C930AC" w14:textId="77777777" w:rsidR="00C76D6C" w:rsidRPr="007F7677" w:rsidRDefault="00C76D6C" w:rsidP="00C76D6C">
            <w:pPr>
              <w:spacing w:beforeLines="50" w:before="156" w:line="400" w:lineRule="exact"/>
              <w:rPr>
                <w:rFonts w:cs="Times New Roman"/>
                <w:szCs w:val="20"/>
              </w:rPr>
            </w:pPr>
            <w:r w:rsidRPr="007F7677">
              <w:rPr>
                <w:rFonts w:cs="Times New Roman"/>
                <w:b/>
                <w:bCs/>
                <w:szCs w:val="20"/>
              </w:rPr>
              <w:t>温度</w:t>
            </w:r>
          </w:p>
        </w:tc>
        <w:tc>
          <w:tcPr>
            <w:tcW w:w="3849"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115CEDDC" w14:textId="77777777" w:rsidR="00C76D6C" w:rsidRPr="007F7677" w:rsidRDefault="00C76D6C" w:rsidP="00C76D6C">
            <w:pPr>
              <w:spacing w:beforeLines="50" w:before="156" w:line="400" w:lineRule="exact"/>
              <w:rPr>
                <w:rFonts w:cs="Times New Roman"/>
                <w:szCs w:val="20"/>
              </w:rPr>
            </w:pPr>
            <w:r w:rsidRPr="007F7677">
              <w:rPr>
                <w:rFonts w:cs="Times New Roman"/>
                <w:b/>
                <w:bCs/>
                <w:szCs w:val="20"/>
              </w:rPr>
              <w:t>时间</w:t>
            </w:r>
          </w:p>
        </w:tc>
      </w:tr>
      <w:tr w:rsidR="00C76D6C" w:rsidRPr="007F7677" w14:paraId="51BD09B9" w14:textId="77777777" w:rsidTr="00C76D6C">
        <w:trPr>
          <w:trHeight w:val="442"/>
        </w:trPr>
        <w:tc>
          <w:tcPr>
            <w:tcW w:w="4334"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535A5F56" w14:textId="77777777" w:rsidR="00C76D6C" w:rsidRPr="007F7677" w:rsidRDefault="00C76D6C" w:rsidP="00C76D6C">
            <w:pPr>
              <w:spacing w:beforeLines="50" w:before="156" w:line="400" w:lineRule="exact"/>
              <w:rPr>
                <w:rFonts w:cs="Times New Roman"/>
                <w:szCs w:val="20"/>
              </w:rPr>
            </w:pPr>
            <w:r w:rsidRPr="007F7677">
              <w:rPr>
                <w:rFonts w:cs="Times New Roman"/>
                <w:szCs w:val="20"/>
              </w:rPr>
              <w:t>25℃</w:t>
            </w:r>
          </w:p>
        </w:tc>
        <w:tc>
          <w:tcPr>
            <w:tcW w:w="3849"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4D0847F3" w14:textId="77777777" w:rsidR="00C76D6C" w:rsidRPr="007F7677" w:rsidRDefault="00C76D6C" w:rsidP="00C76D6C">
            <w:pPr>
              <w:spacing w:beforeLines="50" w:before="156" w:line="400" w:lineRule="exact"/>
              <w:rPr>
                <w:rFonts w:cs="Times New Roman"/>
                <w:szCs w:val="20"/>
              </w:rPr>
            </w:pPr>
            <w:r w:rsidRPr="007F7677">
              <w:rPr>
                <w:rFonts w:cs="Times New Roman"/>
                <w:szCs w:val="20"/>
              </w:rPr>
              <w:t>5 min</w:t>
            </w:r>
          </w:p>
        </w:tc>
      </w:tr>
      <w:tr w:rsidR="00C76D6C" w:rsidRPr="007F7677" w14:paraId="12F16897" w14:textId="77777777" w:rsidTr="00C76D6C">
        <w:trPr>
          <w:trHeight w:val="442"/>
        </w:trPr>
        <w:tc>
          <w:tcPr>
            <w:tcW w:w="4334"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5C2ACCE1" w14:textId="77777777" w:rsidR="00C76D6C" w:rsidRPr="007F7677" w:rsidRDefault="00C76D6C" w:rsidP="00C76D6C">
            <w:pPr>
              <w:spacing w:beforeLines="50" w:before="156" w:line="400" w:lineRule="exact"/>
              <w:rPr>
                <w:rFonts w:cs="Times New Roman"/>
                <w:szCs w:val="20"/>
              </w:rPr>
            </w:pPr>
            <w:r w:rsidRPr="007F7677">
              <w:rPr>
                <w:rFonts w:cs="Times New Roman"/>
                <w:szCs w:val="20"/>
              </w:rPr>
              <w:t>55℃</w:t>
            </w:r>
          </w:p>
        </w:tc>
        <w:tc>
          <w:tcPr>
            <w:tcW w:w="3849"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7102C94C" w14:textId="77777777" w:rsidR="00C76D6C" w:rsidRPr="007F7677" w:rsidRDefault="00C76D6C" w:rsidP="00C76D6C">
            <w:pPr>
              <w:spacing w:beforeLines="50" w:before="156" w:line="400" w:lineRule="exact"/>
              <w:rPr>
                <w:rFonts w:cs="Times New Roman"/>
                <w:szCs w:val="20"/>
              </w:rPr>
            </w:pPr>
            <w:r w:rsidRPr="007F7677">
              <w:rPr>
                <w:rFonts w:cs="Times New Roman"/>
                <w:szCs w:val="20"/>
              </w:rPr>
              <w:t>15 min</w:t>
            </w:r>
          </w:p>
        </w:tc>
      </w:tr>
      <w:tr w:rsidR="00C76D6C" w:rsidRPr="007F7677" w14:paraId="6851D70D" w14:textId="77777777" w:rsidTr="00C76D6C">
        <w:trPr>
          <w:trHeight w:val="442"/>
        </w:trPr>
        <w:tc>
          <w:tcPr>
            <w:tcW w:w="4334"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5246259F" w14:textId="77777777" w:rsidR="00C76D6C" w:rsidRPr="007F7677" w:rsidRDefault="00C76D6C" w:rsidP="00C76D6C">
            <w:pPr>
              <w:spacing w:beforeLines="50" w:before="156" w:line="400" w:lineRule="exact"/>
              <w:rPr>
                <w:rFonts w:cs="Times New Roman"/>
                <w:szCs w:val="20"/>
              </w:rPr>
            </w:pPr>
            <w:r w:rsidRPr="007F7677">
              <w:rPr>
                <w:rFonts w:cs="Times New Roman"/>
                <w:szCs w:val="20"/>
              </w:rPr>
              <w:t>85℃</w:t>
            </w:r>
          </w:p>
        </w:tc>
        <w:tc>
          <w:tcPr>
            <w:tcW w:w="3849"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681E2A83" w14:textId="77777777" w:rsidR="00C76D6C" w:rsidRPr="007F7677" w:rsidRDefault="00C76D6C" w:rsidP="00C76D6C">
            <w:pPr>
              <w:spacing w:beforeLines="50" w:before="156" w:line="400" w:lineRule="exact"/>
              <w:rPr>
                <w:rFonts w:cs="Times New Roman"/>
                <w:szCs w:val="20"/>
              </w:rPr>
            </w:pPr>
            <w:r w:rsidRPr="007F7677">
              <w:rPr>
                <w:rFonts w:cs="Times New Roman"/>
                <w:szCs w:val="20"/>
              </w:rPr>
              <w:t>5 min</w:t>
            </w:r>
          </w:p>
        </w:tc>
      </w:tr>
    </w:tbl>
    <w:p w14:paraId="26B40A68" w14:textId="77777777" w:rsidR="00C76D6C" w:rsidRPr="007F7677" w:rsidRDefault="00C76D6C" w:rsidP="00C76D6C">
      <w:pPr>
        <w:spacing w:beforeLines="50" w:before="156" w:line="400" w:lineRule="exact"/>
        <w:rPr>
          <w:rFonts w:cs="宋体"/>
          <w:szCs w:val="20"/>
        </w:rPr>
      </w:pPr>
      <w:r w:rsidRPr="007F7677">
        <w:rPr>
          <w:rFonts w:cs="宋体"/>
          <w:b/>
          <w:bCs/>
          <w:szCs w:val="20"/>
        </w:rPr>
        <w:t>【</w:t>
      </w:r>
      <w:r w:rsidRPr="007F7677">
        <w:rPr>
          <w:rFonts w:cs="宋体"/>
          <w:szCs w:val="20"/>
        </w:rPr>
        <w:t>注</w:t>
      </w:r>
      <w:r w:rsidRPr="007F7677">
        <w:rPr>
          <w:rFonts w:cs="宋体"/>
          <w:b/>
          <w:bCs/>
          <w:szCs w:val="20"/>
        </w:rPr>
        <w:t>】：</w:t>
      </w:r>
      <w:r w:rsidRPr="007F7677">
        <w:rPr>
          <w:rFonts w:cs="宋体"/>
          <w:szCs w:val="20"/>
        </w:rPr>
        <w:t>逆转录温度：推荐使用</w:t>
      </w:r>
      <w:r w:rsidRPr="007F7677">
        <w:rPr>
          <w:rFonts w:cs="宋体"/>
          <w:szCs w:val="20"/>
        </w:rPr>
        <w:t>55℃</w:t>
      </w:r>
      <w:r w:rsidRPr="007F7677">
        <w:rPr>
          <w:rFonts w:cs="宋体"/>
          <w:szCs w:val="20"/>
        </w:rPr>
        <w:t>。对于高</w:t>
      </w:r>
      <w:r w:rsidRPr="007F7677">
        <w:rPr>
          <w:rFonts w:cs="宋体"/>
          <w:szCs w:val="20"/>
        </w:rPr>
        <w:t>GC</w:t>
      </w:r>
      <w:r w:rsidRPr="007F7677">
        <w:rPr>
          <w:rFonts w:cs="宋体"/>
          <w:szCs w:val="20"/>
        </w:rPr>
        <w:t>含量模板或者复杂模板，可将逆转录温度提高到</w:t>
      </w:r>
      <w:r w:rsidRPr="007F7677">
        <w:rPr>
          <w:rFonts w:cs="宋体"/>
          <w:szCs w:val="20"/>
        </w:rPr>
        <w:t>60℃</w:t>
      </w:r>
      <w:r w:rsidRPr="007F7677">
        <w:rPr>
          <w:rFonts w:cs="宋体"/>
          <w:szCs w:val="20"/>
        </w:rPr>
        <w:t>。</w:t>
      </w:r>
    </w:p>
    <w:p w14:paraId="63FFF4D9" w14:textId="77777777" w:rsidR="00C76D6C" w:rsidRPr="007F7677" w:rsidRDefault="00C76D6C" w:rsidP="00C76D6C">
      <w:pPr>
        <w:spacing w:beforeLines="50" w:before="156" w:line="400" w:lineRule="exact"/>
        <w:rPr>
          <w:rFonts w:cs="宋体"/>
          <w:szCs w:val="20"/>
        </w:rPr>
      </w:pPr>
      <w:r w:rsidRPr="007F7677">
        <w:rPr>
          <w:rFonts w:cs="宋体"/>
          <w:szCs w:val="20"/>
        </w:rPr>
        <w:t>   </w:t>
      </w:r>
      <w:r w:rsidRPr="007F7677">
        <w:rPr>
          <w:rFonts w:cs="宋体"/>
          <w:szCs w:val="20"/>
        </w:rPr>
        <w:t>逆转</w:t>
      </w:r>
      <w:proofErr w:type="gramStart"/>
      <w:r w:rsidRPr="007F7677">
        <w:rPr>
          <w:rFonts w:cs="宋体"/>
          <w:szCs w:val="20"/>
        </w:rPr>
        <w:t>录快速</w:t>
      </w:r>
      <w:proofErr w:type="gramEnd"/>
      <w:r w:rsidRPr="007F7677">
        <w:rPr>
          <w:rFonts w:cs="宋体"/>
          <w:szCs w:val="20"/>
        </w:rPr>
        <w:t>程序设置</w:t>
      </w:r>
    </w:p>
    <w:tbl>
      <w:tblPr>
        <w:tblW w:w="8214" w:type="dxa"/>
        <w:tblCellMar>
          <w:left w:w="0" w:type="dxa"/>
          <w:right w:w="0" w:type="dxa"/>
        </w:tblCellMar>
        <w:tblLook w:val="04A0" w:firstRow="1" w:lastRow="0" w:firstColumn="1" w:lastColumn="0" w:noHBand="0" w:noVBand="1"/>
      </w:tblPr>
      <w:tblGrid>
        <w:gridCol w:w="4350"/>
        <w:gridCol w:w="3864"/>
      </w:tblGrid>
      <w:tr w:rsidR="00C76D6C" w:rsidRPr="007F7677" w14:paraId="5F867DEB" w14:textId="77777777" w:rsidTr="00C76D6C">
        <w:trPr>
          <w:trHeight w:val="395"/>
        </w:trPr>
        <w:tc>
          <w:tcPr>
            <w:tcW w:w="4350"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6D610418" w14:textId="77777777" w:rsidR="00C76D6C" w:rsidRPr="007F7677" w:rsidRDefault="00C76D6C" w:rsidP="00C76D6C">
            <w:pPr>
              <w:spacing w:beforeLines="50" w:before="156" w:line="400" w:lineRule="exact"/>
              <w:rPr>
                <w:rFonts w:cs="宋体"/>
                <w:szCs w:val="20"/>
              </w:rPr>
            </w:pPr>
            <w:r w:rsidRPr="007F7677">
              <w:rPr>
                <w:rFonts w:cs="宋体"/>
                <w:b/>
                <w:bCs/>
                <w:szCs w:val="20"/>
              </w:rPr>
              <w:t>温度</w:t>
            </w:r>
          </w:p>
        </w:tc>
        <w:tc>
          <w:tcPr>
            <w:tcW w:w="3864" w:type="dxa"/>
            <w:tcBorders>
              <w:top w:val="single" w:sz="6" w:space="0" w:color="000000"/>
              <w:left w:val="single" w:sz="6" w:space="0" w:color="000000"/>
              <w:bottom w:val="single" w:sz="6" w:space="0" w:color="000000"/>
              <w:right w:val="single" w:sz="6" w:space="0" w:color="000000"/>
            </w:tcBorders>
            <w:tcMar>
              <w:top w:w="0" w:type="dxa"/>
              <w:left w:w="105" w:type="dxa"/>
              <w:bottom w:w="0" w:type="dxa"/>
              <w:right w:w="105" w:type="dxa"/>
            </w:tcMar>
            <w:hideMark/>
          </w:tcPr>
          <w:p w14:paraId="3DE6EFB3" w14:textId="77777777" w:rsidR="00C76D6C" w:rsidRPr="007F7677" w:rsidRDefault="00C76D6C" w:rsidP="00C76D6C">
            <w:pPr>
              <w:spacing w:beforeLines="50" w:before="156" w:line="400" w:lineRule="exact"/>
              <w:rPr>
                <w:rFonts w:cs="宋体"/>
                <w:szCs w:val="20"/>
              </w:rPr>
            </w:pPr>
            <w:r w:rsidRPr="007F7677">
              <w:rPr>
                <w:rFonts w:cs="宋体"/>
                <w:b/>
                <w:bCs/>
                <w:szCs w:val="20"/>
              </w:rPr>
              <w:t>时间</w:t>
            </w:r>
          </w:p>
        </w:tc>
      </w:tr>
      <w:tr w:rsidR="00C76D6C" w:rsidRPr="007F7677" w14:paraId="3DED05AA" w14:textId="77777777" w:rsidTr="00C76D6C">
        <w:trPr>
          <w:trHeight w:val="395"/>
        </w:trPr>
        <w:tc>
          <w:tcPr>
            <w:tcW w:w="435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45997CAF" w14:textId="77777777" w:rsidR="00C76D6C" w:rsidRPr="007F7677" w:rsidRDefault="00C76D6C" w:rsidP="00C76D6C">
            <w:pPr>
              <w:spacing w:beforeLines="50" w:before="156" w:line="400" w:lineRule="exact"/>
              <w:rPr>
                <w:rFonts w:cs="宋体"/>
                <w:szCs w:val="20"/>
              </w:rPr>
            </w:pPr>
            <w:r w:rsidRPr="007F7677">
              <w:rPr>
                <w:rFonts w:cs="宋体"/>
                <w:szCs w:val="20"/>
              </w:rPr>
              <w:t>55℃</w:t>
            </w:r>
          </w:p>
        </w:tc>
        <w:tc>
          <w:tcPr>
            <w:tcW w:w="3864"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2C511706" w14:textId="77777777" w:rsidR="00C76D6C" w:rsidRPr="007F7677" w:rsidRDefault="00C76D6C" w:rsidP="00C76D6C">
            <w:pPr>
              <w:spacing w:beforeLines="50" w:before="156" w:line="400" w:lineRule="exact"/>
              <w:rPr>
                <w:rFonts w:cs="宋体"/>
                <w:szCs w:val="20"/>
              </w:rPr>
            </w:pPr>
            <w:r w:rsidRPr="007F7677">
              <w:rPr>
                <w:rFonts w:cs="宋体"/>
                <w:szCs w:val="20"/>
              </w:rPr>
              <w:t>15 min</w:t>
            </w:r>
          </w:p>
        </w:tc>
      </w:tr>
      <w:tr w:rsidR="00C76D6C" w:rsidRPr="007F7677" w14:paraId="1E1460E9" w14:textId="77777777" w:rsidTr="00C76D6C">
        <w:trPr>
          <w:trHeight w:val="395"/>
        </w:trPr>
        <w:tc>
          <w:tcPr>
            <w:tcW w:w="4350"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48FF2559" w14:textId="77777777" w:rsidR="00C76D6C" w:rsidRPr="007F7677" w:rsidRDefault="00C76D6C" w:rsidP="00C76D6C">
            <w:pPr>
              <w:spacing w:beforeLines="50" w:before="156" w:line="400" w:lineRule="exact"/>
              <w:rPr>
                <w:rFonts w:cs="宋体"/>
                <w:szCs w:val="20"/>
              </w:rPr>
            </w:pPr>
            <w:r w:rsidRPr="007F7677">
              <w:rPr>
                <w:rFonts w:cs="宋体"/>
                <w:szCs w:val="20"/>
              </w:rPr>
              <w:t>85℃</w:t>
            </w:r>
          </w:p>
        </w:tc>
        <w:tc>
          <w:tcPr>
            <w:tcW w:w="3864" w:type="dxa"/>
            <w:tcBorders>
              <w:top w:val="nil"/>
              <w:left w:val="single" w:sz="6" w:space="0" w:color="000000"/>
              <w:bottom w:val="single" w:sz="6" w:space="0" w:color="000000"/>
              <w:right w:val="single" w:sz="6" w:space="0" w:color="000000"/>
            </w:tcBorders>
            <w:tcMar>
              <w:top w:w="0" w:type="dxa"/>
              <w:left w:w="105" w:type="dxa"/>
              <w:bottom w:w="0" w:type="dxa"/>
              <w:right w:w="105" w:type="dxa"/>
            </w:tcMar>
            <w:hideMark/>
          </w:tcPr>
          <w:p w14:paraId="7F4891F5" w14:textId="77777777" w:rsidR="00C76D6C" w:rsidRPr="007F7677" w:rsidRDefault="00C76D6C" w:rsidP="00C76D6C">
            <w:pPr>
              <w:spacing w:beforeLines="50" w:before="156" w:line="400" w:lineRule="exact"/>
              <w:rPr>
                <w:rFonts w:cs="宋体"/>
                <w:szCs w:val="20"/>
              </w:rPr>
            </w:pPr>
            <w:r w:rsidRPr="007F7677">
              <w:rPr>
                <w:rFonts w:cs="宋体"/>
                <w:szCs w:val="20"/>
              </w:rPr>
              <w:t>5 sec</w:t>
            </w:r>
          </w:p>
        </w:tc>
      </w:tr>
    </w:tbl>
    <w:p w14:paraId="0ED69CB2" w14:textId="77777777" w:rsidR="00C76D6C" w:rsidRPr="007F7677" w:rsidRDefault="00C76D6C" w:rsidP="00C76D6C">
      <w:pPr>
        <w:spacing w:beforeLines="50" w:before="156" w:line="400" w:lineRule="exact"/>
        <w:rPr>
          <w:rFonts w:cs="宋体"/>
          <w:szCs w:val="20"/>
        </w:rPr>
      </w:pPr>
      <w:r w:rsidRPr="007F7677">
        <w:rPr>
          <w:rFonts w:cs="宋体"/>
          <w:b/>
          <w:bCs/>
          <w:szCs w:val="20"/>
        </w:rPr>
        <w:t>【</w:t>
      </w:r>
      <w:r w:rsidRPr="007F7677">
        <w:rPr>
          <w:rFonts w:cs="宋体"/>
          <w:szCs w:val="20"/>
        </w:rPr>
        <w:t>注</w:t>
      </w:r>
      <w:r w:rsidRPr="007F7677">
        <w:rPr>
          <w:rFonts w:cs="宋体"/>
          <w:b/>
          <w:bCs/>
          <w:szCs w:val="20"/>
        </w:rPr>
        <w:t>】：</w:t>
      </w:r>
      <w:r w:rsidRPr="007F7677">
        <w:rPr>
          <w:rFonts w:cs="宋体"/>
          <w:szCs w:val="20"/>
        </w:rPr>
        <w:t>逆转</w:t>
      </w:r>
      <w:proofErr w:type="gramStart"/>
      <w:r w:rsidRPr="007F7677">
        <w:rPr>
          <w:rFonts w:cs="宋体"/>
          <w:szCs w:val="20"/>
        </w:rPr>
        <w:t>录快速</w:t>
      </w:r>
      <w:proofErr w:type="gramEnd"/>
      <w:r w:rsidRPr="007F7677">
        <w:rPr>
          <w:rFonts w:cs="宋体"/>
          <w:szCs w:val="20"/>
        </w:rPr>
        <w:t>程序适用于中低</w:t>
      </w:r>
      <w:r w:rsidRPr="007F7677">
        <w:rPr>
          <w:rFonts w:cs="宋体"/>
          <w:szCs w:val="20"/>
        </w:rPr>
        <w:t>GC</w:t>
      </w:r>
      <w:r w:rsidRPr="007F7677">
        <w:rPr>
          <w:rFonts w:cs="宋体"/>
          <w:szCs w:val="20"/>
        </w:rPr>
        <w:t>含量（</w:t>
      </w:r>
      <w:r w:rsidRPr="007F7677">
        <w:rPr>
          <w:rFonts w:cs="宋体"/>
          <w:szCs w:val="20"/>
        </w:rPr>
        <w:t>≤55%</w:t>
      </w:r>
      <w:r w:rsidRPr="007F7677">
        <w:rPr>
          <w:rFonts w:cs="宋体"/>
          <w:szCs w:val="20"/>
        </w:rPr>
        <w:t>）或者简单模板。</w:t>
      </w:r>
    </w:p>
    <w:p w14:paraId="5A46082B" w14:textId="0F64E146" w:rsidR="00C76D6C" w:rsidRPr="007F7677" w:rsidRDefault="00C76D6C" w:rsidP="00C76D6C">
      <w:pPr>
        <w:spacing w:beforeLines="50" w:before="156" w:line="400" w:lineRule="exact"/>
        <w:rPr>
          <w:rFonts w:cs="宋体"/>
          <w:szCs w:val="20"/>
        </w:rPr>
      </w:pPr>
      <w:r w:rsidRPr="007F7677">
        <w:rPr>
          <w:rFonts w:cs="宋体"/>
          <w:szCs w:val="20"/>
        </w:rPr>
        <w:t>※ </w:t>
      </w:r>
      <w:r w:rsidRPr="007F7677">
        <w:rPr>
          <w:rFonts w:cs="宋体"/>
          <w:szCs w:val="20"/>
        </w:rPr>
        <w:t>逆转录产物可立即用于</w:t>
      </w:r>
      <w:r w:rsidRPr="007F7677">
        <w:rPr>
          <w:rFonts w:cs="宋体"/>
          <w:szCs w:val="20"/>
        </w:rPr>
        <w:t>qPCR</w:t>
      </w:r>
      <w:r w:rsidRPr="007F7677">
        <w:rPr>
          <w:rFonts w:cs="宋体"/>
          <w:szCs w:val="20"/>
        </w:rPr>
        <w:t>反应，也可</w:t>
      </w:r>
      <w:r w:rsidRPr="007F7677">
        <w:rPr>
          <w:rFonts w:cs="宋体"/>
          <w:szCs w:val="20"/>
        </w:rPr>
        <w:t>-20℃</w:t>
      </w:r>
      <w:r w:rsidRPr="007F7677">
        <w:rPr>
          <w:rFonts w:cs="宋体"/>
          <w:szCs w:val="20"/>
        </w:rPr>
        <w:t>短期保存，若需长期保存，建议分装后，于</w:t>
      </w:r>
      <w:r w:rsidRPr="007F7677">
        <w:rPr>
          <w:rFonts w:cs="宋体"/>
          <w:szCs w:val="20"/>
        </w:rPr>
        <w:t>-80℃</w:t>
      </w:r>
      <w:r w:rsidRPr="007F7677">
        <w:rPr>
          <w:rFonts w:cs="宋体"/>
          <w:szCs w:val="20"/>
        </w:rPr>
        <w:t>保存，避免反复冻融。</w:t>
      </w:r>
    </w:p>
    <w:p w14:paraId="1A34087A" w14:textId="41E6DBCE" w:rsidR="00C76D6C" w:rsidRDefault="00C76D6C" w:rsidP="00C76D6C">
      <w:pPr>
        <w:spacing w:beforeLines="50" w:before="156" w:line="400" w:lineRule="exact"/>
        <w:rPr>
          <w:rFonts w:cs="宋体"/>
          <w:b/>
          <w:bCs/>
          <w:szCs w:val="20"/>
        </w:rPr>
      </w:pPr>
      <w:r w:rsidRPr="007F7677">
        <w:rPr>
          <w:rFonts w:cs="宋体" w:hint="eastAsia"/>
          <w:b/>
          <w:bCs/>
          <w:szCs w:val="20"/>
        </w:rPr>
        <w:t>3</w:t>
      </w:r>
      <w:r w:rsidRPr="007F7677">
        <w:rPr>
          <w:rFonts w:cs="宋体" w:hint="eastAsia"/>
          <w:b/>
          <w:bCs/>
          <w:szCs w:val="20"/>
        </w:rPr>
        <w:t>）</w:t>
      </w:r>
      <w:r w:rsidRPr="007F7677">
        <w:rPr>
          <w:rFonts w:cs="宋体" w:hint="eastAsia"/>
          <w:b/>
          <w:bCs/>
          <w:szCs w:val="20"/>
        </w:rPr>
        <w:t>Q</w:t>
      </w:r>
      <w:r w:rsidRPr="007F7677">
        <w:rPr>
          <w:rFonts w:cs="宋体"/>
          <w:b/>
          <w:bCs/>
          <w:szCs w:val="20"/>
        </w:rPr>
        <w:t>RT-PCR</w:t>
      </w:r>
    </w:p>
    <w:p w14:paraId="2EA7AFEB" w14:textId="7DA4AE9E" w:rsidR="00E16FE9" w:rsidRDefault="00E16FE9" w:rsidP="00C76D6C">
      <w:pPr>
        <w:spacing w:beforeLines="50" w:before="156" w:line="400" w:lineRule="exact"/>
        <w:rPr>
          <w:rFonts w:cs="宋体"/>
          <w:b/>
          <w:bCs/>
          <w:szCs w:val="20"/>
        </w:rPr>
      </w:pPr>
      <w:r>
        <w:rPr>
          <w:rFonts w:cs="宋体" w:hint="eastAsia"/>
          <w:b/>
          <w:bCs/>
          <w:szCs w:val="20"/>
        </w:rPr>
        <w:t>操作流程</w:t>
      </w:r>
      <w:r w:rsidR="00CD1D68">
        <w:rPr>
          <w:rFonts w:cs="宋体" w:hint="eastAsia"/>
          <w:b/>
          <w:bCs/>
          <w:szCs w:val="20"/>
        </w:rPr>
        <w:t>图</w:t>
      </w:r>
      <w:r>
        <w:rPr>
          <w:rFonts w:cs="宋体" w:hint="eastAsia"/>
          <w:b/>
          <w:bCs/>
          <w:szCs w:val="20"/>
        </w:rPr>
        <w:t>：</w:t>
      </w:r>
    </w:p>
    <w:p w14:paraId="414C749B" w14:textId="398B9BCD" w:rsidR="00CD1D68" w:rsidRDefault="00CD1D68" w:rsidP="00C76D6C">
      <w:pPr>
        <w:spacing w:beforeLines="50" w:before="156" w:line="400" w:lineRule="exact"/>
        <w:rPr>
          <w:rFonts w:cs="宋体"/>
          <w:b/>
          <w:bCs/>
          <w:szCs w:val="20"/>
        </w:rPr>
      </w:pPr>
    </w:p>
    <w:p w14:paraId="3BE4C85C" w14:textId="52E756CD" w:rsidR="00CD1D68" w:rsidRDefault="00CD1D68" w:rsidP="00C76D6C">
      <w:pPr>
        <w:spacing w:beforeLines="50" w:before="156" w:line="400" w:lineRule="exact"/>
        <w:rPr>
          <w:rFonts w:cs="宋体"/>
          <w:b/>
          <w:bCs/>
          <w:szCs w:val="20"/>
        </w:rPr>
      </w:pPr>
    </w:p>
    <w:p w14:paraId="0FF9C719" w14:textId="7C57CEA3" w:rsidR="00CD1D68" w:rsidRDefault="00CD1D68" w:rsidP="00C76D6C">
      <w:pPr>
        <w:spacing w:beforeLines="50" w:before="156" w:line="400" w:lineRule="exact"/>
        <w:rPr>
          <w:rFonts w:cs="宋体"/>
          <w:b/>
          <w:bCs/>
          <w:szCs w:val="20"/>
        </w:rPr>
      </w:pPr>
    </w:p>
    <w:p w14:paraId="4F9F4B22" w14:textId="2D124460" w:rsidR="00CD1D68" w:rsidRDefault="00CD1D68" w:rsidP="00C76D6C">
      <w:pPr>
        <w:spacing w:beforeLines="50" w:before="156" w:line="400" w:lineRule="exact"/>
        <w:rPr>
          <w:rFonts w:cs="宋体"/>
          <w:b/>
          <w:bCs/>
          <w:szCs w:val="20"/>
        </w:rPr>
      </w:pPr>
    </w:p>
    <w:p w14:paraId="30D5D55E" w14:textId="16673D5C" w:rsidR="00CD1D68" w:rsidRDefault="00CD1D68" w:rsidP="00C76D6C">
      <w:pPr>
        <w:spacing w:beforeLines="50" w:before="156" w:line="400" w:lineRule="exact"/>
        <w:rPr>
          <w:rFonts w:cs="宋体"/>
          <w:b/>
          <w:bCs/>
          <w:szCs w:val="20"/>
        </w:rPr>
      </w:pPr>
    </w:p>
    <w:p w14:paraId="630A4E2C" w14:textId="3740AD9D" w:rsidR="00C76D6C" w:rsidRPr="00CD1D68" w:rsidRDefault="00CD1D68" w:rsidP="00C76D6C">
      <w:pPr>
        <w:spacing w:beforeLines="50" w:before="156" w:line="400" w:lineRule="exact"/>
        <w:rPr>
          <w:rFonts w:cs="宋体"/>
          <w:b/>
          <w:bCs/>
          <w:szCs w:val="20"/>
        </w:rPr>
      </w:pPr>
      <w:r>
        <w:rPr>
          <w:rFonts w:cs="宋体"/>
          <w:b/>
          <w:bCs/>
          <w:noProof/>
          <w:szCs w:val="20"/>
        </w:rPr>
        <w:drawing>
          <wp:anchor distT="0" distB="0" distL="114300" distR="114300" simplePos="0" relativeHeight="251679744" behindDoc="0" locked="0" layoutInCell="1" allowOverlap="1" wp14:anchorId="000F86AD" wp14:editId="7EEB5556">
            <wp:simplePos x="0" y="0"/>
            <wp:positionH relativeFrom="margin">
              <wp:posOffset>-177800</wp:posOffset>
            </wp:positionH>
            <wp:positionV relativeFrom="paragraph">
              <wp:posOffset>152400</wp:posOffset>
            </wp:positionV>
            <wp:extent cx="5697220" cy="3175000"/>
            <wp:effectExtent l="0" t="0" r="0" b="0"/>
            <wp:wrapTopAndBottom/>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97220" cy="3175000"/>
                    </a:xfrm>
                    <a:prstGeom prst="rect">
                      <a:avLst/>
                    </a:prstGeom>
                    <a:noFill/>
                  </pic:spPr>
                </pic:pic>
              </a:graphicData>
            </a:graphic>
            <wp14:sizeRelH relativeFrom="margin">
              <wp14:pctWidth>0</wp14:pctWidth>
            </wp14:sizeRelH>
            <wp14:sizeRelV relativeFrom="margin">
              <wp14:pctHeight>0</wp14:pctHeight>
            </wp14:sizeRelV>
          </wp:anchor>
        </w:drawing>
      </w:r>
      <w:r w:rsidR="00C76D6C" w:rsidRPr="007F7677">
        <w:rPr>
          <w:rFonts w:cs="宋体"/>
          <w:b/>
          <w:bCs/>
          <w:szCs w:val="20"/>
        </w:rPr>
        <w:t>反应体系</w:t>
      </w:r>
      <w:r w:rsidR="00E16FE9" w:rsidRPr="00E16FE9">
        <w:rPr>
          <w:rFonts w:cs="宋体" w:hint="eastAsia"/>
          <w:b/>
          <w:bCs/>
          <w:color w:val="FF0000"/>
          <w:szCs w:val="20"/>
        </w:rPr>
        <w:t>（表里为一个</w:t>
      </w:r>
      <w:proofErr w:type="gramStart"/>
      <w:r w:rsidR="00E16FE9" w:rsidRPr="00E16FE9">
        <w:rPr>
          <w:rFonts w:cs="宋体" w:hint="eastAsia"/>
          <w:b/>
          <w:bCs/>
          <w:color w:val="FF0000"/>
          <w:szCs w:val="20"/>
        </w:rPr>
        <w:t>孔反应</w:t>
      </w:r>
      <w:proofErr w:type="gramEnd"/>
      <w:r w:rsidR="00E16FE9" w:rsidRPr="00E16FE9">
        <w:rPr>
          <w:rFonts w:cs="宋体" w:hint="eastAsia"/>
          <w:b/>
          <w:bCs/>
          <w:color w:val="FF0000"/>
          <w:szCs w:val="20"/>
        </w:rPr>
        <w:t>体积，若需要多个复孔请乘复孔对应值</w:t>
      </w:r>
      <w:r w:rsidR="00E16FE9">
        <w:rPr>
          <w:rFonts w:cs="宋体" w:hint="eastAsia"/>
          <w:b/>
          <w:bCs/>
          <w:color w:val="FF0000"/>
          <w:szCs w:val="20"/>
        </w:rPr>
        <w:t>，建议先配置好表中预混液，再加入到八连排之中</w:t>
      </w:r>
      <w:r w:rsidR="00E16FE9" w:rsidRPr="00E16FE9">
        <w:rPr>
          <w:rFonts w:cs="宋体" w:hint="eastAsia"/>
          <w:b/>
          <w:bCs/>
          <w:color w:val="FF0000"/>
          <w:szCs w:val="20"/>
        </w:rPr>
        <w:t>）</w:t>
      </w:r>
    </w:p>
    <w:tbl>
      <w:tblPr>
        <w:tblW w:w="8617" w:type="dxa"/>
        <w:tblInd w:w="-8" w:type="dxa"/>
        <w:tblCellMar>
          <w:left w:w="0" w:type="dxa"/>
          <w:right w:w="0" w:type="dxa"/>
        </w:tblCellMar>
        <w:tblLook w:val="04A0" w:firstRow="1" w:lastRow="0" w:firstColumn="1" w:lastColumn="0" w:noHBand="0" w:noVBand="1"/>
      </w:tblPr>
      <w:tblGrid>
        <w:gridCol w:w="5301"/>
        <w:gridCol w:w="1108"/>
        <w:gridCol w:w="1104"/>
        <w:gridCol w:w="1104"/>
      </w:tblGrid>
      <w:tr w:rsidR="00C76D6C" w:rsidRPr="007F7677" w14:paraId="01ADEA46" w14:textId="77777777" w:rsidTr="00C76D6C">
        <w:trPr>
          <w:trHeight w:val="334"/>
        </w:trPr>
        <w:tc>
          <w:tcPr>
            <w:tcW w:w="5301" w:type="dxa"/>
            <w:tcBorders>
              <w:top w:val="single" w:sz="6" w:space="0" w:color="000000"/>
              <w:left w:val="single" w:sz="6" w:space="0" w:color="000000"/>
              <w:bottom w:val="single" w:sz="6" w:space="0" w:color="000000"/>
              <w:right w:val="single" w:sz="6" w:space="0" w:color="000000"/>
            </w:tcBorders>
            <w:shd w:val="clear" w:color="auto" w:fill="BEBEBE"/>
            <w:tcMar>
              <w:top w:w="0" w:type="dxa"/>
              <w:left w:w="105" w:type="dxa"/>
              <w:bottom w:w="0" w:type="dxa"/>
              <w:right w:w="105" w:type="dxa"/>
            </w:tcMar>
            <w:vAlign w:val="center"/>
            <w:hideMark/>
          </w:tcPr>
          <w:p w14:paraId="1D65DB62" w14:textId="77777777" w:rsidR="00C76D6C" w:rsidRPr="007F7677" w:rsidRDefault="00C76D6C" w:rsidP="00C76D6C">
            <w:pPr>
              <w:spacing w:beforeLines="50" w:before="156" w:line="400" w:lineRule="exact"/>
              <w:rPr>
                <w:rFonts w:cs="宋体"/>
                <w:szCs w:val="20"/>
              </w:rPr>
            </w:pPr>
            <w:r w:rsidRPr="007F7677">
              <w:rPr>
                <w:rFonts w:cs="宋体"/>
                <w:b/>
                <w:bCs/>
                <w:szCs w:val="20"/>
              </w:rPr>
              <w:t>组分</w:t>
            </w:r>
          </w:p>
        </w:tc>
        <w:tc>
          <w:tcPr>
            <w:tcW w:w="1108" w:type="dxa"/>
            <w:tcBorders>
              <w:top w:val="single" w:sz="6" w:space="0" w:color="000000"/>
              <w:left w:val="single" w:sz="6" w:space="0" w:color="000000"/>
              <w:bottom w:val="single" w:sz="6" w:space="0" w:color="000000"/>
              <w:right w:val="single" w:sz="6" w:space="0" w:color="000000"/>
            </w:tcBorders>
            <w:shd w:val="clear" w:color="auto" w:fill="BEBEBE"/>
            <w:tcMar>
              <w:top w:w="0" w:type="dxa"/>
              <w:left w:w="105" w:type="dxa"/>
              <w:bottom w:w="0" w:type="dxa"/>
              <w:right w:w="105" w:type="dxa"/>
            </w:tcMar>
            <w:vAlign w:val="center"/>
            <w:hideMark/>
          </w:tcPr>
          <w:p w14:paraId="679DF991" w14:textId="77777777" w:rsidR="00C76D6C" w:rsidRPr="007F7677" w:rsidRDefault="00C76D6C" w:rsidP="00C76D6C">
            <w:pPr>
              <w:spacing w:beforeLines="50" w:before="156" w:line="400" w:lineRule="exact"/>
              <w:rPr>
                <w:rFonts w:cs="宋体"/>
                <w:szCs w:val="20"/>
              </w:rPr>
            </w:pPr>
            <w:r w:rsidRPr="007F7677">
              <w:rPr>
                <w:rFonts w:cs="宋体"/>
                <w:b/>
                <w:bCs/>
                <w:szCs w:val="20"/>
              </w:rPr>
              <w:t>体积（</w:t>
            </w:r>
            <w:proofErr w:type="spellStart"/>
            <w:r w:rsidRPr="007F7677">
              <w:rPr>
                <w:rFonts w:cs="宋体"/>
                <w:b/>
                <w:bCs/>
                <w:szCs w:val="20"/>
              </w:rPr>
              <w:t>μL</w:t>
            </w:r>
            <w:proofErr w:type="spellEnd"/>
            <w:r w:rsidRPr="007F7677">
              <w:rPr>
                <w:rFonts w:cs="宋体"/>
                <w:b/>
                <w:bCs/>
                <w:szCs w:val="20"/>
              </w:rPr>
              <w:t>）</w:t>
            </w:r>
          </w:p>
        </w:tc>
        <w:tc>
          <w:tcPr>
            <w:tcW w:w="1104" w:type="dxa"/>
            <w:tcBorders>
              <w:top w:val="single" w:sz="6" w:space="0" w:color="000000"/>
              <w:left w:val="single" w:sz="6" w:space="0" w:color="000000"/>
              <w:bottom w:val="single" w:sz="6" w:space="0" w:color="000000"/>
              <w:right w:val="single" w:sz="6" w:space="0" w:color="000000"/>
            </w:tcBorders>
            <w:shd w:val="clear" w:color="auto" w:fill="BEBEBE"/>
            <w:tcMar>
              <w:top w:w="0" w:type="dxa"/>
              <w:left w:w="105" w:type="dxa"/>
              <w:bottom w:w="0" w:type="dxa"/>
              <w:right w:w="105" w:type="dxa"/>
            </w:tcMar>
            <w:vAlign w:val="center"/>
            <w:hideMark/>
          </w:tcPr>
          <w:p w14:paraId="327C2E02" w14:textId="77777777" w:rsidR="00C76D6C" w:rsidRPr="007F7677" w:rsidRDefault="00C76D6C" w:rsidP="00C76D6C">
            <w:pPr>
              <w:spacing w:beforeLines="50" w:before="156" w:line="400" w:lineRule="exact"/>
              <w:rPr>
                <w:rFonts w:cs="宋体"/>
                <w:szCs w:val="20"/>
              </w:rPr>
            </w:pPr>
            <w:r w:rsidRPr="007F7677">
              <w:rPr>
                <w:rFonts w:cs="宋体"/>
                <w:b/>
                <w:bCs/>
                <w:szCs w:val="20"/>
              </w:rPr>
              <w:t>体积（</w:t>
            </w:r>
            <w:proofErr w:type="spellStart"/>
            <w:r w:rsidRPr="007F7677">
              <w:rPr>
                <w:rFonts w:cs="宋体"/>
                <w:b/>
                <w:bCs/>
                <w:szCs w:val="20"/>
              </w:rPr>
              <w:t>μL</w:t>
            </w:r>
            <w:proofErr w:type="spellEnd"/>
            <w:r w:rsidRPr="007F7677">
              <w:rPr>
                <w:rFonts w:cs="宋体"/>
                <w:b/>
                <w:bCs/>
                <w:szCs w:val="20"/>
              </w:rPr>
              <w:t>）</w:t>
            </w:r>
          </w:p>
        </w:tc>
        <w:tc>
          <w:tcPr>
            <w:tcW w:w="1104" w:type="dxa"/>
            <w:tcBorders>
              <w:top w:val="single" w:sz="6" w:space="0" w:color="000000"/>
              <w:left w:val="single" w:sz="6" w:space="0" w:color="000000"/>
              <w:bottom w:val="single" w:sz="6" w:space="0" w:color="000000"/>
              <w:right w:val="single" w:sz="6" w:space="0" w:color="000000"/>
            </w:tcBorders>
            <w:shd w:val="clear" w:color="auto" w:fill="BEBEBE"/>
            <w:tcMar>
              <w:top w:w="0" w:type="dxa"/>
              <w:left w:w="105" w:type="dxa"/>
              <w:bottom w:w="0" w:type="dxa"/>
              <w:right w:w="105" w:type="dxa"/>
            </w:tcMar>
            <w:vAlign w:val="center"/>
            <w:hideMark/>
          </w:tcPr>
          <w:p w14:paraId="60FDBFA4" w14:textId="77777777" w:rsidR="00C76D6C" w:rsidRPr="007F7677" w:rsidRDefault="00C76D6C" w:rsidP="00C76D6C">
            <w:pPr>
              <w:spacing w:beforeLines="50" w:before="156" w:line="400" w:lineRule="exact"/>
              <w:rPr>
                <w:rFonts w:cs="宋体"/>
                <w:szCs w:val="20"/>
              </w:rPr>
            </w:pPr>
            <w:r w:rsidRPr="007F7677">
              <w:rPr>
                <w:rFonts w:cs="宋体"/>
                <w:b/>
                <w:bCs/>
                <w:szCs w:val="20"/>
              </w:rPr>
              <w:t>终浓度</w:t>
            </w:r>
          </w:p>
        </w:tc>
      </w:tr>
      <w:tr w:rsidR="00C76D6C" w:rsidRPr="007F7677" w14:paraId="268731EE" w14:textId="77777777" w:rsidTr="00C76D6C">
        <w:trPr>
          <w:trHeight w:val="334"/>
        </w:trPr>
        <w:tc>
          <w:tcPr>
            <w:tcW w:w="5301"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8011DEE" w14:textId="77777777" w:rsidR="00C76D6C" w:rsidRPr="007F7677" w:rsidRDefault="00C76D6C" w:rsidP="00C76D6C">
            <w:pPr>
              <w:spacing w:beforeLines="50" w:before="156" w:line="400" w:lineRule="exact"/>
              <w:rPr>
                <w:rFonts w:cs="宋体"/>
                <w:szCs w:val="20"/>
              </w:rPr>
            </w:pPr>
            <w:proofErr w:type="spellStart"/>
            <w:r w:rsidRPr="007F7677">
              <w:rPr>
                <w:rFonts w:cs="宋体"/>
                <w:szCs w:val="20"/>
              </w:rPr>
              <w:t>Hieff</w:t>
            </w:r>
            <w:proofErr w:type="spellEnd"/>
            <w:r w:rsidRPr="007F7677">
              <w:rPr>
                <w:rFonts w:cs="宋体"/>
                <w:szCs w:val="20"/>
              </w:rPr>
              <w:t xml:space="preserve"> UNICON</w:t>
            </w:r>
            <w:r w:rsidRPr="007F7677">
              <w:rPr>
                <w:rFonts w:cs="宋体"/>
                <w:szCs w:val="20"/>
                <w:vertAlign w:val="superscript"/>
              </w:rPr>
              <w:t>®</w:t>
            </w:r>
            <w:r w:rsidRPr="007F7677">
              <w:rPr>
                <w:rFonts w:cs="宋体"/>
                <w:szCs w:val="20"/>
              </w:rPr>
              <w:t> Universal Blue qPCR SYBR Green Master Mix</w:t>
            </w:r>
          </w:p>
        </w:tc>
        <w:tc>
          <w:tcPr>
            <w:tcW w:w="110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DE5E42B" w14:textId="77777777" w:rsidR="00C76D6C" w:rsidRPr="007F7677" w:rsidRDefault="00C76D6C" w:rsidP="00C76D6C">
            <w:pPr>
              <w:spacing w:beforeLines="50" w:before="156" w:line="400" w:lineRule="exact"/>
              <w:rPr>
                <w:rFonts w:cs="宋体"/>
                <w:szCs w:val="20"/>
              </w:rPr>
            </w:pPr>
            <w:r w:rsidRPr="007F7677">
              <w:rPr>
                <w:rFonts w:cs="宋体"/>
                <w:szCs w:val="20"/>
              </w:rPr>
              <w:t>25</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76F12A3" w14:textId="77777777" w:rsidR="00C76D6C" w:rsidRPr="007F7677" w:rsidRDefault="00C76D6C" w:rsidP="00C76D6C">
            <w:pPr>
              <w:spacing w:beforeLines="50" w:before="156" w:line="400" w:lineRule="exact"/>
              <w:rPr>
                <w:rFonts w:cs="宋体"/>
                <w:szCs w:val="20"/>
              </w:rPr>
            </w:pPr>
            <w:r w:rsidRPr="007F7677">
              <w:rPr>
                <w:rFonts w:cs="宋体"/>
                <w:szCs w:val="20"/>
              </w:rPr>
              <w:t>10</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B2ADDAE" w14:textId="77777777" w:rsidR="00C76D6C" w:rsidRPr="007F7677" w:rsidRDefault="00C76D6C" w:rsidP="00C76D6C">
            <w:pPr>
              <w:spacing w:beforeLines="50" w:before="156" w:line="400" w:lineRule="exact"/>
              <w:rPr>
                <w:rFonts w:cs="宋体"/>
                <w:szCs w:val="20"/>
              </w:rPr>
            </w:pPr>
            <w:r w:rsidRPr="007F7677">
              <w:rPr>
                <w:rFonts w:cs="宋体"/>
                <w:szCs w:val="20"/>
              </w:rPr>
              <w:t>1×</w:t>
            </w:r>
          </w:p>
        </w:tc>
      </w:tr>
      <w:tr w:rsidR="00C76D6C" w:rsidRPr="007F7677" w14:paraId="50182B2F" w14:textId="77777777" w:rsidTr="00C76D6C">
        <w:trPr>
          <w:trHeight w:val="334"/>
        </w:trPr>
        <w:tc>
          <w:tcPr>
            <w:tcW w:w="5301"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B934982" w14:textId="77777777" w:rsidR="00C76D6C" w:rsidRPr="007F7677" w:rsidRDefault="00C76D6C" w:rsidP="00C76D6C">
            <w:pPr>
              <w:spacing w:beforeLines="50" w:before="156" w:line="400" w:lineRule="exact"/>
              <w:rPr>
                <w:rFonts w:cs="宋体"/>
                <w:szCs w:val="20"/>
              </w:rPr>
            </w:pPr>
            <w:r w:rsidRPr="007F7677">
              <w:rPr>
                <w:rFonts w:cs="宋体"/>
                <w:szCs w:val="20"/>
              </w:rPr>
              <w:t xml:space="preserve">Forward Primer (10 </w:t>
            </w:r>
            <w:proofErr w:type="spellStart"/>
            <w:r w:rsidRPr="007F7677">
              <w:rPr>
                <w:rFonts w:cs="宋体"/>
                <w:szCs w:val="20"/>
              </w:rPr>
              <w:t>μM</w:t>
            </w:r>
            <w:proofErr w:type="spellEnd"/>
            <w:r w:rsidRPr="007F7677">
              <w:rPr>
                <w:rFonts w:cs="宋体"/>
                <w:szCs w:val="20"/>
              </w:rPr>
              <w:t>)</w:t>
            </w:r>
          </w:p>
        </w:tc>
        <w:tc>
          <w:tcPr>
            <w:tcW w:w="110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C77D618" w14:textId="77777777" w:rsidR="00C76D6C" w:rsidRPr="007F7677" w:rsidRDefault="00C76D6C" w:rsidP="00C76D6C">
            <w:pPr>
              <w:spacing w:beforeLines="50" w:before="156" w:line="400" w:lineRule="exact"/>
              <w:rPr>
                <w:rFonts w:cs="宋体"/>
                <w:szCs w:val="20"/>
              </w:rPr>
            </w:pPr>
            <w:r w:rsidRPr="007F7677">
              <w:rPr>
                <w:rFonts w:cs="宋体"/>
                <w:szCs w:val="20"/>
              </w:rPr>
              <w:t>1</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C5D36B4" w14:textId="77777777" w:rsidR="00C76D6C" w:rsidRPr="007F7677" w:rsidRDefault="00C76D6C" w:rsidP="00C76D6C">
            <w:pPr>
              <w:spacing w:beforeLines="50" w:before="156" w:line="400" w:lineRule="exact"/>
              <w:rPr>
                <w:rFonts w:cs="宋体"/>
                <w:szCs w:val="20"/>
              </w:rPr>
            </w:pPr>
            <w:r w:rsidRPr="007F7677">
              <w:rPr>
                <w:rFonts w:cs="宋体"/>
                <w:szCs w:val="20"/>
              </w:rPr>
              <w:t>0.4</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F086505" w14:textId="77777777" w:rsidR="00C76D6C" w:rsidRPr="007F7677" w:rsidRDefault="00C76D6C" w:rsidP="00C76D6C">
            <w:pPr>
              <w:spacing w:beforeLines="50" w:before="156" w:line="400" w:lineRule="exact"/>
              <w:rPr>
                <w:rFonts w:cs="宋体"/>
                <w:szCs w:val="20"/>
              </w:rPr>
            </w:pPr>
            <w:r w:rsidRPr="007F7677">
              <w:rPr>
                <w:rFonts w:cs="宋体"/>
                <w:szCs w:val="20"/>
              </w:rPr>
              <w:t xml:space="preserve">0.2 </w:t>
            </w:r>
            <w:proofErr w:type="spellStart"/>
            <w:r w:rsidRPr="007F7677">
              <w:rPr>
                <w:rFonts w:cs="宋体"/>
                <w:szCs w:val="20"/>
              </w:rPr>
              <w:t>μM</w:t>
            </w:r>
            <w:proofErr w:type="spellEnd"/>
          </w:p>
        </w:tc>
      </w:tr>
      <w:tr w:rsidR="00C76D6C" w:rsidRPr="007F7677" w14:paraId="7916ADD4" w14:textId="77777777" w:rsidTr="00C76D6C">
        <w:trPr>
          <w:trHeight w:val="334"/>
        </w:trPr>
        <w:tc>
          <w:tcPr>
            <w:tcW w:w="5301"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A3D9705" w14:textId="77777777" w:rsidR="00C76D6C" w:rsidRPr="007F7677" w:rsidRDefault="00C76D6C" w:rsidP="00C76D6C">
            <w:pPr>
              <w:spacing w:beforeLines="50" w:before="156" w:line="400" w:lineRule="exact"/>
              <w:rPr>
                <w:rFonts w:cs="宋体"/>
                <w:szCs w:val="20"/>
              </w:rPr>
            </w:pPr>
            <w:r w:rsidRPr="007F7677">
              <w:rPr>
                <w:rFonts w:cs="宋体"/>
                <w:szCs w:val="20"/>
              </w:rPr>
              <w:t xml:space="preserve">Reverse Primer (10 </w:t>
            </w:r>
            <w:proofErr w:type="spellStart"/>
            <w:r w:rsidRPr="007F7677">
              <w:rPr>
                <w:rFonts w:cs="宋体"/>
                <w:szCs w:val="20"/>
              </w:rPr>
              <w:t>μM</w:t>
            </w:r>
            <w:proofErr w:type="spellEnd"/>
            <w:r w:rsidRPr="007F7677">
              <w:rPr>
                <w:rFonts w:cs="宋体"/>
                <w:szCs w:val="20"/>
              </w:rPr>
              <w:t>)</w:t>
            </w:r>
          </w:p>
        </w:tc>
        <w:tc>
          <w:tcPr>
            <w:tcW w:w="110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7D778B4" w14:textId="77777777" w:rsidR="00C76D6C" w:rsidRPr="007F7677" w:rsidRDefault="00C76D6C" w:rsidP="00C76D6C">
            <w:pPr>
              <w:spacing w:beforeLines="50" w:before="156" w:line="400" w:lineRule="exact"/>
              <w:rPr>
                <w:rFonts w:cs="宋体"/>
                <w:szCs w:val="20"/>
              </w:rPr>
            </w:pPr>
            <w:r w:rsidRPr="007F7677">
              <w:rPr>
                <w:rFonts w:cs="宋体"/>
                <w:szCs w:val="20"/>
              </w:rPr>
              <w:t>1</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03E5BB8" w14:textId="77777777" w:rsidR="00C76D6C" w:rsidRPr="007F7677" w:rsidRDefault="00C76D6C" w:rsidP="00C76D6C">
            <w:pPr>
              <w:spacing w:beforeLines="50" w:before="156" w:line="400" w:lineRule="exact"/>
              <w:rPr>
                <w:rFonts w:cs="宋体"/>
                <w:szCs w:val="20"/>
              </w:rPr>
            </w:pPr>
            <w:r w:rsidRPr="007F7677">
              <w:rPr>
                <w:rFonts w:cs="宋体"/>
                <w:szCs w:val="20"/>
              </w:rPr>
              <w:t>0.4</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35182E0" w14:textId="77777777" w:rsidR="00C76D6C" w:rsidRPr="007F7677" w:rsidRDefault="00C76D6C" w:rsidP="00C76D6C">
            <w:pPr>
              <w:spacing w:beforeLines="50" w:before="156" w:line="400" w:lineRule="exact"/>
              <w:rPr>
                <w:rFonts w:cs="宋体"/>
                <w:szCs w:val="20"/>
              </w:rPr>
            </w:pPr>
            <w:r w:rsidRPr="007F7677">
              <w:rPr>
                <w:rFonts w:cs="宋体"/>
                <w:szCs w:val="20"/>
              </w:rPr>
              <w:t xml:space="preserve">0.2 </w:t>
            </w:r>
            <w:proofErr w:type="spellStart"/>
            <w:r w:rsidRPr="007F7677">
              <w:rPr>
                <w:rFonts w:cs="宋体"/>
                <w:szCs w:val="20"/>
              </w:rPr>
              <w:t>μM</w:t>
            </w:r>
            <w:proofErr w:type="spellEnd"/>
          </w:p>
        </w:tc>
      </w:tr>
      <w:tr w:rsidR="00C76D6C" w:rsidRPr="007F7677" w14:paraId="528C20C2" w14:textId="77777777" w:rsidTr="00C76D6C">
        <w:trPr>
          <w:trHeight w:val="334"/>
        </w:trPr>
        <w:tc>
          <w:tcPr>
            <w:tcW w:w="5301"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61791C7" w14:textId="69E5672D" w:rsidR="00C76D6C" w:rsidRPr="007F7677" w:rsidRDefault="00C76D6C" w:rsidP="00C76D6C">
            <w:pPr>
              <w:spacing w:beforeLines="50" w:before="156" w:line="400" w:lineRule="exact"/>
              <w:rPr>
                <w:rFonts w:cs="宋体"/>
                <w:szCs w:val="20"/>
              </w:rPr>
            </w:pPr>
            <w:r w:rsidRPr="007F7677">
              <w:rPr>
                <w:rFonts w:cs="宋体"/>
                <w:szCs w:val="20"/>
              </w:rPr>
              <w:t>模板</w:t>
            </w:r>
            <w:r w:rsidRPr="007F7677">
              <w:rPr>
                <w:rFonts w:cs="宋体"/>
                <w:szCs w:val="20"/>
              </w:rPr>
              <w:t>DNA</w:t>
            </w:r>
          </w:p>
        </w:tc>
        <w:tc>
          <w:tcPr>
            <w:tcW w:w="110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407190" w14:textId="44EC7B5B" w:rsidR="00C76D6C" w:rsidRPr="007F7677" w:rsidRDefault="00C76D6C" w:rsidP="00C76D6C">
            <w:pPr>
              <w:spacing w:beforeLines="50" w:before="156" w:line="400" w:lineRule="exact"/>
              <w:rPr>
                <w:rFonts w:cs="宋体"/>
                <w:szCs w:val="20"/>
              </w:rPr>
            </w:pPr>
            <w:r w:rsidRPr="007F7677">
              <w:rPr>
                <w:rFonts w:cs="宋体"/>
                <w:szCs w:val="20"/>
              </w:rPr>
              <w:t>X</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05154F1" w14:textId="283ADD18" w:rsidR="00C76D6C" w:rsidRPr="007F7677" w:rsidRDefault="00C76D6C" w:rsidP="00C76D6C">
            <w:pPr>
              <w:spacing w:beforeLines="50" w:before="156" w:line="400" w:lineRule="exact"/>
              <w:rPr>
                <w:rFonts w:cs="宋体"/>
                <w:szCs w:val="20"/>
              </w:rPr>
            </w:pPr>
            <w:r w:rsidRPr="007F7677">
              <w:rPr>
                <w:rFonts w:cs="宋体"/>
                <w:szCs w:val="20"/>
              </w:rPr>
              <w:t>X</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345ACB" w14:textId="5F2C6E29" w:rsidR="00C76D6C" w:rsidRPr="007F7677" w:rsidRDefault="00C76D6C" w:rsidP="00C76D6C">
            <w:pPr>
              <w:spacing w:beforeLines="50" w:before="156" w:line="400" w:lineRule="exact"/>
              <w:rPr>
                <w:rFonts w:cs="宋体"/>
                <w:szCs w:val="20"/>
              </w:rPr>
            </w:pPr>
            <w:r w:rsidRPr="007F7677">
              <w:rPr>
                <w:rFonts w:cs="宋体"/>
                <w:szCs w:val="20"/>
              </w:rPr>
              <w:t>-</w:t>
            </w:r>
          </w:p>
        </w:tc>
      </w:tr>
      <w:tr w:rsidR="00C76D6C" w:rsidRPr="007F7677" w14:paraId="62283303" w14:textId="77777777" w:rsidTr="00C76D6C">
        <w:trPr>
          <w:trHeight w:val="334"/>
        </w:trPr>
        <w:tc>
          <w:tcPr>
            <w:tcW w:w="5301"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D19036" w14:textId="77777777" w:rsidR="00C76D6C" w:rsidRPr="007F7677" w:rsidRDefault="00C76D6C" w:rsidP="00C76D6C">
            <w:pPr>
              <w:spacing w:beforeLines="50" w:before="156" w:line="400" w:lineRule="exact"/>
              <w:rPr>
                <w:rFonts w:cs="宋体"/>
                <w:szCs w:val="20"/>
              </w:rPr>
            </w:pPr>
            <w:r w:rsidRPr="007F7677">
              <w:rPr>
                <w:rFonts w:cs="宋体"/>
                <w:szCs w:val="20"/>
              </w:rPr>
              <w:t>无菌超纯水</w:t>
            </w:r>
          </w:p>
        </w:tc>
        <w:tc>
          <w:tcPr>
            <w:tcW w:w="1108"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6964A5F" w14:textId="77777777" w:rsidR="00C76D6C" w:rsidRPr="007F7677" w:rsidRDefault="00C76D6C" w:rsidP="00C76D6C">
            <w:pPr>
              <w:spacing w:beforeLines="50" w:before="156" w:line="400" w:lineRule="exact"/>
              <w:rPr>
                <w:rFonts w:cs="宋体"/>
                <w:szCs w:val="20"/>
              </w:rPr>
            </w:pPr>
            <w:r w:rsidRPr="007F7677">
              <w:rPr>
                <w:rFonts w:cs="宋体"/>
                <w:szCs w:val="20"/>
              </w:rPr>
              <w:t>to 50</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EB007C9" w14:textId="77777777" w:rsidR="00C76D6C" w:rsidRPr="007F7677" w:rsidRDefault="00C76D6C" w:rsidP="00C76D6C">
            <w:pPr>
              <w:spacing w:beforeLines="50" w:before="156" w:line="400" w:lineRule="exact"/>
              <w:rPr>
                <w:rFonts w:cs="宋体"/>
                <w:szCs w:val="20"/>
              </w:rPr>
            </w:pPr>
            <w:r w:rsidRPr="007F7677">
              <w:rPr>
                <w:rFonts w:cs="宋体"/>
                <w:szCs w:val="20"/>
              </w:rPr>
              <w:t>to 20</w:t>
            </w:r>
          </w:p>
        </w:tc>
        <w:tc>
          <w:tcPr>
            <w:tcW w:w="1104"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2278BBA" w14:textId="1CB91B10" w:rsidR="00C76D6C" w:rsidRPr="007F7677" w:rsidRDefault="00C76D6C" w:rsidP="00C76D6C">
            <w:pPr>
              <w:spacing w:beforeLines="50" w:before="156" w:line="400" w:lineRule="exact"/>
              <w:rPr>
                <w:rFonts w:cs="宋体"/>
                <w:szCs w:val="20"/>
              </w:rPr>
            </w:pPr>
            <w:r w:rsidRPr="007F7677">
              <w:rPr>
                <w:rFonts w:cs="宋体"/>
                <w:szCs w:val="20"/>
              </w:rPr>
              <w:t>-</w:t>
            </w:r>
          </w:p>
        </w:tc>
      </w:tr>
    </w:tbl>
    <w:p w14:paraId="3B39EF21" w14:textId="2F971976" w:rsidR="00C76D6C" w:rsidRPr="007F7677" w:rsidRDefault="00C76D6C" w:rsidP="00C76D6C">
      <w:pPr>
        <w:spacing w:beforeLines="50" w:before="156" w:line="400" w:lineRule="exact"/>
        <w:rPr>
          <w:rFonts w:cs="宋体"/>
          <w:szCs w:val="20"/>
        </w:rPr>
      </w:pPr>
      <w:r w:rsidRPr="007F7677">
        <w:rPr>
          <w:rFonts w:cs="宋体"/>
          <w:b/>
          <w:bCs/>
          <w:szCs w:val="20"/>
        </w:rPr>
        <w:t>【</w:t>
      </w:r>
      <w:r w:rsidRPr="007F7677">
        <w:rPr>
          <w:rFonts w:cs="宋体"/>
          <w:szCs w:val="20"/>
        </w:rPr>
        <w:t>注</w:t>
      </w:r>
      <w:r w:rsidRPr="007F7677">
        <w:rPr>
          <w:rFonts w:cs="宋体"/>
          <w:b/>
          <w:bCs/>
          <w:szCs w:val="20"/>
        </w:rPr>
        <w:t>】</w:t>
      </w:r>
      <w:r w:rsidRPr="007F7677">
        <w:rPr>
          <w:rFonts w:cs="宋体"/>
          <w:szCs w:val="20"/>
        </w:rPr>
        <w:t>：使用前务必充分混匀，避免剧烈震荡产生过多气泡。</w:t>
      </w:r>
    </w:p>
    <w:p w14:paraId="38979430" w14:textId="1406BF3F" w:rsidR="00C76D6C" w:rsidRPr="007F7677" w:rsidRDefault="00C76D6C" w:rsidP="00C76D6C">
      <w:pPr>
        <w:spacing w:beforeLines="50" w:before="156" w:line="400" w:lineRule="exact"/>
        <w:rPr>
          <w:rFonts w:cs="宋体"/>
          <w:szCs w:val="20"/>
        </w:rPr>
      </w:pPr>
      <w:r w:rsidRPr="007F7677">
        <w:rPr>
          <w:rFonts w:cs="宋体"/>
          <w:b/>
          <w:bCs/>
          <w:szCs w:val="20"/>
        </w:rPr>
        <w:t>a) </w:t>
      </w:r>
      <w:r w:rsidRPr="007F7677">
        <w:rPr>
          <w:rFonts w:cs="宋体"/>
          <w:b/>
          <w:bCs/>
          <w:szCs w:val="20"/>
        </w:rPr>
        <w:t>引物浓度：</w:t>
      </w:r>
      <w:r w:rsidRPr="007F7677">
        <w:rPr>
          <w:rFonts w:cs="宋体"/>
          <w:szCs w:val="20"/>
        </w:rPr>
        <w:t>通常引物终浓度为</w:t>
      </w:r>
      <w:r w:rsidRPr="007F7677">
        <w:rPr>
          <w:rFonts w:cs="宋体"/>
          <w:szCs w:val="20"/>
        </w:rPr>
        <w:t xml:space="preserve">0.2 </w:t>
      </w:r>
      <w:proofErr w:type="spellStart"/>
      <w:r w:rsidRPr="007F7677">
        <w:rPr>
          <w:rFonts w:cs="宋体"/>
          <w:szCs w:val="20"/>
        </w:rPr>
        <w:t>μM</w:t>
      </w:r>
      <w:proofErr w:type="spellEnd"/>
      <w:r w:rsidRPr="007F7677">
        <w:rPr>
          <w:rFonts w:cs="宋体"/>
          <w:szCs w:val="20"/>
        </w:rPr>
        <w:t>，也可以根据情况在</w:t>
      </w:r>
      <w:r w:rsidRPr="007F7677">
        <w:rPr>
          <w:rFonts w:cs="宋体"/>
          <w:szCs w:val="20"/>
        </w:rPr>
        <w:t xml:space="preserve">0.1-1.0 </w:t>
      </w:r>
      <w:proofErr w:type="spellStart"/>
      <w:r w:rsidRPr="007F7677">
        <w:rPr>
          <w:rFonts w:cs="宋体"/>
          <w:szCs w:val="20"/>
        </w:rPr>
        <w:t>μM</w:t>
      </w:r>
      <w:proofErr w:type="spellEnd"/>
      <w:r w:rsidRPr="007F7677">
        <w:rPr>
          <w:rFonts w:cs="宋体"/>
          <w:szCs w:val="20"/>
        </w:rPr>
        <w:t>之间进行调整。</w:t>
      </w:r>
    </w:p>
    <w:p w14:paraId="2A1CCF0E" w14:textId="0DD21346" w:rsidR="00C76D6C" w:rsidRPr="007F7677" w:rsidRDefault="00C76D6C" w:rsidP="00C76D6C">
      <w:pPr>
        <w:spacing w:beforeLines="50" w:before="156" w:line="400" w:lineRule="exact"/>
        <w:rPr>
          <w:rFonts w:cs="宋体"/>
          <w:szCs w:val="20"/>
        </w:rPr>
      </w:pPr>
      <w:r w:rsidRPr="007F7677">
        <w:rPr>
          <w:rFonts w:cs="宋体"/>
          <w:b/>
          <w:bCs/>
          <w:szCs w:val="20"/>
        </w:rPr>
        <w:t>b) </w:t>
      </w:r>
      <w:r w:rsidRPr="007F7677">
        <w:rPr>
          <w:rFonts w:cs="宋体"/>
          <w:b/>
          <w:bCs/>
          <w:szCs w:val="20"/>
        </w:rPr>
        <w:t>模板浓度：</w:t>
      </w:r>
      <w:r w:rsidRPr="007F7677">
        <w:rPr>
          <w:rFonts w:cs="宋体"/>
          <w:szCs w:val="20"/>
        </w:rPr>
        <w:t>如模板为未稀释</w:t>
      </w:r>
      <w:r w:rsidRPr="007F7677">
        <w:rPr>
          <w:rFonts w:cs="宋体"/>
          <w:szCs w:val="20"/>
        </w:rPr>
        <w:t>cDNA</w:t>
      </w:r>
      <w:r w:rsidRPr="007F7677">
        <w:rPr>
          <w:rFonts w:cs="宋体"/>
          <w:szCs w:val="20"/>
        </w:rPr>
        <w:t>原液，使用体积不应超过</w:t>
      </w:r>
      <w:r w:rsidRPr="007F7677">
        <w:rPr>
          <w:rFonts w:cs="宋体"/>
          <w:szCs w:val="20"/>
        </w:rPr>
        <w:t>qPCR</w:t>
      </w:r>
      <w:r w:rsidRPr="007F7677">
        <w:rPr>
          <w:rFonts w:cs="宋体"/>
          <w:szCs w:val="20"/>
        </w:rPr>
        <w:t>反应总体积的</w:t>
      </w:r>
      <w:r w:rsidRPr="007F7677">
        <w:rPr>
          <w:rFonts w:cs="宋体"/>
          <w:szCs w:val="20"/>
        </w:rPr>
        <w:t>1/10</w:t>
      </w:r>
      <w:r w:rsidRPr="007F7677">
        <w:rPr>
          <w:rFonts w:cs="宋体"/>
          <w:szCs w:val="20"/>
        </w:rPr>
        <w:t>。</w:t>
      </w:r>
    </w:p>
    <w:p w14:paraId="2E4008DB" w14:textId="1659C98D" w:rsidR="00C76D6C" w:rsidRPr="007F7677" w:rsidRDefault="00C76D6C" w:rsidP="00C76D6C">
      <w:pPr>
        <w:spacing w:beforeLines="50" w:before="156" w:line="400" w:lineRule="exact"/>
        <w:rPr>
          <w:rFonts w:cs="宋体"/>
          <w:szCs w:val="20"/>
        </w:rPr>
      </w:pPr>
      <w:r w:rsidRPr="007F7677">
        <w:rPr>
          <w:rFonts w:cs="宋体"/>
          <w:b/>
          <w:bCs/>
          <w:szCs w:val="20"/>
        </w:rPr>
        <w:t>c) </w:t>
      </w:r>
      <w:r w:rsidRPr="007F7677">
        <w:rPr>
          <w:rFonts w:cs="宋体"/>
          <w:b/>
          <w:bCs/>
          <w:szCs w:val="20"/>
        </w:rPr>
        <w:t>模板稀释：</w:t>
      </w:r>
      <w:r w:rsidRPr="007F7677">
        <w:rPr>
          <w:rFonts w:cs="宋体"/>
          <w:szCs w:val="20"/>
        </w:rPr>
        <w:t>cDNA</w:t>
      </w:r>
      <w:r w:rsidRPr="007F7677">
        <w:rPr>
          <w:rFonts w:cs="宋体"/>
          <w:szCs w:val="20"/>
        </w:rPr>
        <w:t>原液建议</w:t>
      </w:r>
      <w:r w:rsidRPr="007F7677">
        <w:rPr>
          <w:rFonts w:cs="宋体"/>
          <w:szCs w:val="20"/>
        </w:rPr>
        <w:t>5-10</w:t>
      </w:r>
      <w:r w:rsidRPr="007F7677">
        <w:rPr>
          <w:rFonts w:cs="宋体"/>
          <w:szCs w:val="20"/>
        </w:rPr>
        <w:t>倍稀释，最佳模板加入量以扩增得到的</w:t>
      </w:r>
      <w:r w:rsidRPr="007F7677">
        <w:rPr>
          <w:rFonts w:cs="宋体"/>
          <w:szCs w:val="20"/>
        </w:rPr>
        <w:t>Ct</w:t>
      </w:r>
      <w:r w:rsidRPr="007F7677">
        <w:rPr>
          <w:rFonts w:cs="宋体"/>
          <w:szCs w:val="20"/>
        </w:rPr>
        <w:t>值在</w:t>
      </w:r>
      <w:r w:rsidRPr="007F7677">
        <w:rPr>
          <w:rFonts w:cs="宋体"/>
          <w:szCs w:val="20"/>
        </w:rPr>
        <w:t>20-30</w:t>
      </w:r>
      <w:r w:rsidRPr="007F7677">
        <w:rPr>
          <w:rFonts w:cs="宋体"/>
          <w:szCs w:val="20"/>
        </w:rPr>
        <w:t>个循环为好。</w:t>
      </w:r>
      <w:r w:rsidRPr="007F7677">
        <w:rPr>
          <w:rFonts w:cs="宋体"/>
          <w:szCs w:val="20"/>
        </w:rPr>
        <w:t xml:space="preserve">     </w:t>
      </w:r>
    </w:p>
    <w:p w14:paraId="69A078F2" w14:textId="0495AE44" w:rsidR="00C76D6C" w:rsidRPr="007F7677" w:rsidRDefault="00C76D6C" w:rsidP="00C76D6C">
      <w:pPr>
        <w:spacing w:beforeLines="50" w:before="156" w:line="400" w:lineRule="exact"/>
        <w:rPr>
          <w:rFonts w:cs="宋体"/>
          <w:szCs w:val="20"/>
        </w:rPr>
      </w:pPr>
      <w:r w:rsidRPr="007F7677">
        <w:rPr>
          <w:rFonts w:cs="宋体"/>
          <w:b/>
          <w:bCs/>
          <w:szCs w:val="20"/>
        </w:rPr>
        <w:t>d) </w:t>
      </w:r>
      <w:r w:rsidRPr="007F7677">
        <w:rPr>
          <w:rFonts w:cs="宋体"/>
          <w:b/>
          <w:bCs/>
          <w:szCs w:val="20"/>
        </w:rPr>
        <w:t>反应体系：</w:t>
      </w:r>
      <w:r w:rsidRPr="007F7677">
        <w:rPr>
          <w:rFonts w:cs="宋体"/>
          <w:szCs w:val="20"/>
        </w:rPr>
        <w:t>推荐使用</w:t>
      </w:r>
      <w:r w:rsidRPr="007F7677">
        <w:rPr>
          <w:rFonts w:cs="宋体"/>
          <w:szCs w:val="20"/>
        </w:rPr>
        <w:t xml:space="preserve">20 </w:t>
      </w:r>
      <w:proofErr w:type="spellStart"/>
      <w:r w:rsidRPr="007F7677">
        <w:rPr>
          <w:rFonts w:cs="宋体"/>
          <w:szCs w:val="20"/>
        </w:rPr>
        <w:t>μL</w:t>
      </w:r>
      <w:proofErr w:type="spellEnd"/>
      <w:r w:rsidRPr="007F7677">
        <w:rPr>
          <w:rFonts w:cs="宋体"/>
          <w:szCs w:val="20"/>
        </w:rPr>
        <w:t>或</w:t>
      </w:r>
      <w:r w:rsidRPr="007F7677">
        <w:rPr>
          <w:rFonts w:cs="宋体"/>
          <w:szCs w:val="20"/>
        </w:rPr>
        <w:t xml:space="preserve">50 </w:t>
      </w:r>
      <w:proofErr w:type="spellStart"/>
      <w:r w:rsidRPr="007F7677">
        <w:rPr>
          <w:rFonts w:cs="宋体"/>
          <w:szCs w:val="20"/>
        </w:rPr>
        <w:t>μL</w:t>
      </w:r>
      <w:proofErr w:type="spellEnd"/>
      <w:r w:rsidRPr="007F7677">
        <w:rPr>
          <w:rFonts w:cs="宋体"/>
          <w:szCs w:val="20"/>
        </w:rPr>
        <w:t>，以保证目的基因扩增的有效性和重复性。</w:t>
      </w:r>
    </w:p>
    <w:p w14:paraId="4C4CCF61" w14:textId="4C026A7F" w:rsidR="00C76D6C" w:rsidRPr="007F7677" w:rsidRDefault="00C76D6C" w:rsidP="00C76D6C">
      <w:pPr>
        <w:spacing w:beforeLines="50" w:before="156" w:line="400" w:lineRule="exact"/>
        <w:rPr>
          <w:rFonts w:cs="宋体"/>
          <w:szCs w:val="20"/>
        </w:rPr>
      </w:pPr>
      <w:r w:rsidRPr="007F7677">
        <w:rPr>
          <w:rFonts w:cs="宋体"/>
          <w:b/>
          <w:bCs/>
          <w:szCs w:val="20"/>
        </w:rPr>
        <w:t>e) </w:t>
      </w:r>
      <w:r w:rsidRPr="007F7677">
        <w:rPr>
          <w:rFonts w:cs="宋体"/>
          <w:b/>
          <w:bCs/>
          <w:szCs w:val="20"/>
        </w:rPr>
        <w:t>体系配制：</w:t>
      </w:r>
      <w:r w:rsidRPr="007F7677">
        <w:rPr>
          <w:rFonts w:cs="宋体"/>
          <w:szCs w:val="20"/>
        </w:rPr>
        <w:t>请于超净工作台内配制，并使用无核酸酶残留的枪头、反应管；推荐使用带滤芯的枪头。避免交叉污染和气溶胶污染。</w:t>
      </w:r>
    </w:p>
    <w:p w14:paraId="603388B8" w14:textId="4979B3BA" w:rsidR="00F26DA8" w:rsidRPr="007F7677" w:rsidRDefault="00F26DA8" w:rsidP="00F26DA8">
      <w:pPr>
        <w:spacing w:beforeLines="50" w:before="156" w:line="400" w:lineRule="exact"/>
        <w:jc w:val="center"/>
        <w:rPr>
          <w:rFonts w:cs="宋体"/>
          <w:szCs w:val="20"/>
        </w:rPr>
      </w:pPr>
      <w:r w:rsidRPr="007F7677">
        <w:rPr>
          <w:noProof/>
        </w:rPr>
        <w:drawing>
          <wp:anchor distT="0" distB="0" distL="114300" distR="114300" simplePos="0" relativeHeight="251671552" behindDoc="0" locked="0" layoutInCell="1" allowOverlap="1" wp14:anchorId="7C23A632" wp14:editId="04AF3669">
            <wp:simplePos x="0" y="0"/>
            <wp:positionH relativeFrom="margin">
              <wp:align>center</wp:align>
            </wp:positionH>
            <wp:positionV relativeFrom="paragraph">
              <wp:posOffset>431165</wp:posOffset>
            </wp:positionV>
            <wp:extent cx="4476750" cy="1520825"/>
            <wp:effectExtent l="0" t="0" r="0" b="3175"/>
            <wp:wrapTopAndBottom/>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602" t="12253" r="2359" b="628"/>
                    <a:stretch/>
                  </pic:blipFill>
                  <pic:spPr bwMode="auto">
                    <a:xfrm>
                      <a:off x="0" y="0"/>
                      <a:ext cx="4476750"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F7677">
        <w:rPr>
          <w:rFonts w:cs="宋体" w:hint="eastAsia"/>
          <w:szCs w:val="20"/>
        </w:rPr>
        <w:t>标准程序</w:t>
      </w:r>
    </w:p>
    <w:p w14:paraId="06BB14E4" w14:textId="3D6D9D0D" w:rsidR="00C76D6C" w:rsidRPr="007F7677" w:rsidRDefault="00E16FE9" w:rsidP="00A950DD">
      <w:pPr>
        <w:spacing w:beforeLines="50" w:before="156" w:line="400" w:lineRule="exact"/>
        <w:jc w:val="center"/>
        <w:rPr>
          <w:rFonts w:cs="宋体"/>
          <w:szCs w:val="20"/>
        </w:rPr>
      </w:pPr>
      <w:r w:rsidRPr="007F7677">
        <w:rPr>
          <w:noProof/>
        </w:rPr>
        <w:drawing>
          <wp:anchor distT="0" distB="0" distL="114300" distR="114300" simplePos="0" relativeHeight="251672576" behindDoc="0" locked="0" layoutInCell="1" allowOverlap="1" wp14:anchorId="52168680" wp14:editId="2558BE09">
            <wp:simplePos x="0" y="0"/>
            <wp:positionH relativeFrom="margin">
              <wp:posOffset>355600</wp:posOffset>
            </wp:positionH>
            <wp:positionV relativeFrom="paragraph">
              <wp:posOffset>2002790</wp:posOffset>
            </wp:positionV>
            <wp:extent cx="4476750" cy="1604645"/>
            <wp:effectExtent l="0" t="0" r="0" b="0"/>
            <wp:wrapTopAndBottom/>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476750" cy="1604645"/>
                    </a:xfrm>
                    <a:prstGeom prst="rect">
                      <a:avLst/>
                    </a:prstGeom>
                  </pic:spPr>
                </pic:pic>
              </a:graphicData>
            </a:graphic>
            <wp14:sizeRelH relativeFrom="margin">
              <wp14:pctWidth>0</wp14:pctWidth>
            </wp14:sizeRelH>
            <wp14:sizeRelV relativeFrom="margin">
              <wp14:pctHeight>0</wp14:pctHeight>
            </wp14:sizeRelV>
          </wp:anchor>
        </w:drawing>
      </w:r>
      <w:r w:rsidR="00F26DA8" w:rsidRPr="007F7677">
        <w:rPr>
          <w:rFonts w:cs="宋体" w:hint="eastAsia"/>
          <w:szCs w:val="20"/>
        </w:rPr>
        <w:t>快速程序</w:t>
      </w:r>
    </w:p>
    <w:p w14:paraId="2BBBBE9F" w14:textId="742152AD" w:rsidR="00C76D6C" w:rsidRPr="007F7677" w:rsidRDefault="00C76D6C" w:rsidP="00C76D6C">
      <w:pPr>
        <w:spacing w:beforeLines="50" w:before="156" w:line="400" w:lineRule="exact"/>
        <w:rPr>
          <w:rFonts w:cs="宋体"/>
          <w:szCs w:val="20"/>
        </w:rPr>
      </w:pPr>
      <w:r w:rsidRPr="007F7677">
        <w:rPr>
          <w:rFonts w:cs="宋体"/>
          <w:b/>
          <w:bCs/>
          <w:szCs w:val="20"/>
        </w:rPr>
        <w:t>【注】</w:t>
      </w:r>
      <w:r w:rsidRPr="007F7677">
        <w:rPr>
          <w:rFonts w:cs="宋体"/>
          <w:b/>
          <w:bCs/>
          <w:szCs w:val="20"/>
        </w:rPr>
        <w:t> </w:t>
      </w:r>
      <w:r w:rsidRPr="007F7677">
        <w:rPr>
          <w:rFonts w:cs="宋体"/>
          <w:szCs w:val="20"/>
        </w:rPr>
        <w:t>快速程序适用于绝大多数基因，个别复杂二级结构基因可尝试标准程序。</w:t>
      </w:r>
    </w:p>
    <w:p w14:paraId="5C8CAB35" w14:textId="6C18F346" w:rsidR="00C76D6C" w:rsidRPr="007F7677" w:rsidRDefault="00C76D6C" w:rsidP="00C76D6C">
      <w:pPr>
        <w:spacing w:beforeLines="50" w:before="156" w:line="400" w:lineRule="exact"/>
        <w:rPr>
          <w:rFonts w:cs="宋体"/>
          <w:szCs w:val="20"/>
        </w:rPr>
      </w:pPr>
      <w:r w:rsidRPr="007F7677">
        <w:rPr>
          <w:rFonts w:cs="宋体"/>
          <w:b/>
          <w:bCs/>
          <w:szCs w:val="20"/>
        </w:rPr>
        <w:t>a) </w:t>
      </w:r>
      <w:r w:rsidRPr="007F7677">
        <w:rPr>
          <w:rFonts w:cs="宋体"/>
          <w:b/>
          <w:bCs/>
          <w:szCs w:val="20"/>
        </w:rPr>
        <w:t>退火温度和时间：</w:t>
      </w:r>
      <w:r w:rsidRPr="007F7677">
        <w:rPr>
          <w:rFonts w:cs="宋体"/>
          <w:szCs w:val="20"/>
        </w:rPr>
        <w:t>请根据引物和目的基因的长度进行调整。</w:t>
      </w:r>
    </w:p>
    <w:p w14:paraId="1B90FB1B" w14:textId="666E4614" w:rsidR="00C76D6C" w:rsidRPr="007F7677" w:rsidRDefault="00C76D6C" w:rsidP="00C76D6C">
      <w:pPr>
        <w:spacing w:beforeLines="50" w:before="156" w:line="400" w:lineRule="exact"/>
        <w:rPr>
          <w:rFonts w:cs="宋体"/>
          <w:szCs w:val="20"/>
        </w:rPr>
      </w:pPr>
      <w:r w:rsidRPr="007F7677">
        <w:rPr>
          <w:rFonts w:cs="宋体"/>
          <w:b/>
          <w:bCs/>
          <w:szCs w:val="20"/>
        </w:rPr>
        <w:t>b) </w:t>
      </w:r>
      <w:r w:rsidRPr="007F7677">
        <w:rPr>
          <w:rFonts w:cs="宋体"/>
          <w:b/>
          <w:bCs/>
          <w:szCs w:val="20"/>
        </w:rPr>
        <w:t>荧光信号采集（</w:t>
      </w:r>
      <w:r w:rsidRPr="007F7677">
        <w:rPr>
          <w:rFonts w:ascii="Segoe UI Symbol" w:hAnsi="Segoe UI Symbol" w:cs="Segoe UI Symbol"/>
          <w:b/>
          <w:bCs/>
          <w:szCs w:val="20"/>
        </w:rPr>
        <w:t>★</w:t>
      </w:r>
      <w:r w:rsidRPr="007F7677">
        <w:rPr>
          <w:rFonts w:cs="宋体"/>
          <w:b/>
          <w:bCs/>
          <w:szCs w:val="20"/>
        </w:rPr>
        <w:t>）：</w:t>
      </w:r>
      <w:r w:rsidRPr="007F7677">
        <w:rPr>
          <w:rFonts w:cs="宋体"/>
          <w:szCs w:val="20"/>
        </w:rPr>
        <w:t>请勿忘记打开荧光信号采集，按照仪器使用说明书要求进行实验程序设置，几种常见仪器的时间设定如下：</w:t>
      </w:r>
    </w:p>
    <w:p w14:paraId="23FDEF09" w14:textId="5D888C10" w:rsidR="00C76D6C" w:rsidRPr="007F7677" w:rsidRDefault="00C76D6C" w:rsidP="00C76D6C">
      <w:pPr>
        <w:spacing w:beforeLines="50" w:before="156" w:line="400" w:lineRule="exact"/>
        <w:rPr>
          <w:rFonts w:cs="宋体"/>
          <w:szCs w:val="20"/>
        </w:rPr>
      </w:pPr>
      <w:r w:rsidRPr="007F7677">
        <w:rPr>
          <w:rFonts w:cs="宋体"/>
          <w:szCs w:val="20"/>
        </w:rPr>
        <w:t>20 sec</w:t>
      </w:r>
      <w:r w:rsidRPr="007F7677">
        <w:rPr>
          <w:rFonts w:cs="宋体"/>
          <w:szCs w:val="20"/>
        </w:rPr>
        <w:t>：</w:t>
      </w:r>
      <w:r w:rsidRPr="007F7677">
        <w:rPr>
          <w:rFonts w:cs="宋体"/>
          <w:szCs w:val="20"/>
        </w:rPr>
        <w:t>Applied Biosystems</w:t>
      </w:r>
      <w:r w:rsidRPr="007F7677">
        <w:rPr>
          <w:rFonts w:cs="宋体"/>
          <w:b/>
          <w:bCs/>
          <w:szCs w:val="20"/>
        </w:rPr>
        <w:t> </w:t>
      </w:r>
      <w:r w:rsidRPr="007F7677">
        <w:rPr>
          <w:rFonts w:cs="宋体"/>
          <w:szCs w:val="20"/>
        </w:rPr>
        <w:t>7700, 7900HT, 7500 Fast</w:t>
      </w:r>
    </w:p>
    <w:p w14:paraId="5FC7F6E6" w14:textId="319395CF" w:rsidR="00C76D6C" w:rsidRPr="007F7677" w:rsidRDefault="00C76D6C" w:rsidP="00C76D6C">
      <w:pPr>
        <w:spacing w:beforeLines="50" w:before="156" w:line="400" w:lineRule="exact"/>
        <w:rPr>
          <w:rFonts w:cs="宋体"/>
          <w:szCs w:val="20"/>
        </w:rPr>
      </w:pPr>
      <w:r w:rsidRPr="007F7677">
        <w:rPr>
          <w:rFonts w:cs="宋体"/>
          <w:szCs w:val="20"/>
        </w:rPr>
        <w:t>31 sec</w:t>
      </w:r>
      <w:r w:rsidRPr="007F7677">
        <w:rPr>
          <w:rFonts w:cs="宋体"/>
          <w:szCs w:val="20"/>
        </w:rPr>
        <w:t>：</w:t>
      </w:r>
      <w:r w:rsidRPr="007F7677">
        <w:rPr>
          <w:rFonts w:cs="宋体"/>
          <w:szCs w:val="20"/>
        </w:rPr>
        <w:t>Applied Biosystems</w:t>
      </w:r>
      <w:r w:rsidRPr="007F7677">
        <w:rPr>
          <w:rFonts w:cs="宋体"/>
          <w:b/>
          <w:bCs/>
          <w:szCs w:val="20"/>
        </w:rPr>
        <w:t> </w:t>
      </w:r>
      <w:r w:rsidRPr="007F7677">
        <w:rPr>
          <w:rFonts w:cs="宋体"/>
          <w:szCs w:val="20"/>
        </w:rPr>
        <w:t>7300</w:t>
      </w:r>
    </w:p>
    <w:p w14:paraId="1557AC1A" w14:textId="73DB5DD8" w:rsidR="00C76D6C" w:rsidRPr="007F7677" w:rsidRDefault="00C76D6C" w:rsidP="00C76D6C">
      <w:pPr>
        <w:spacing w:beforeLines="50" w:before="156" w:line="400" w:lineRule="exact"/>
        <w:rPr>
          <w:rFonts w:cs="宋体"/>
          <w:szCs w:val="20"/>
        </w:rPr>
      </w:pPr>
      <w:r w:rsidRPr="007F7677">
        <w:rPr>
          <w:rFonts w:cs="宋体"/>
          <w:szCs w:val="20"/>
        </w:rPr>
        <w:t>32 sec</w:t>
      </w:r>
      <w:r w:rsidRPr="007F7677">
        <w:rPr>
          <w:rFonts w:cs="宋体"/>
          <w:szCs w:val="20"/>
        </w:rPr>
        <w:t>：</w:t>
      </w:r>
      <w:r w:rsidRPr="007F7677">
        <w:rPr>
          <w:rFonts w:cs="宋体"/>
          <w:szCs w:val="20"/>
        </w:rPr>
        <w:t>Applied Biosystems 7500</w:t>
      </w:r>
    </w:p>
    <w:p w14:paraId="356BA0FD" w14:textId="248E2386" w:rsidR="00C76D6C" w:rsidRPr="007F7677" w:rsidRDefault="00C76D6C" w:rsidP="00C76D6C">
      <w:pPr>
        <w:spacing w:beforeLines="50" w:before="156" w:line="400" w:lineRule="exact"/>
        <w:rPr>
          <w:rFonts w:cs="宋体"/>
          <w:szCs w:val="20"/>
        </w:rPr>
      </w:pPr>
      <w:r w:rsidRPr="007F7677">
        <w:rPr>
          <w:rFonts w:cs="宋体"/>
          <w:b/>
          <w:bCs/>
          <w:szCs w:val="20"/>
        </w:rPr>
        <w:t>c) </w:t>
      </w:r>
      <w:r w:rsidRPr="007F7677">
        <w:rPr>
          <w:rFonts w:cs="宋体"/>
          <w:b/>
          <w:bCs/>
          <w:szCs w:val="20"/>
        </w:rPr>
        <w:t>熔解曲线：</w:t>
      </w:r>
      <w:r w:rsidRPr="007F7677">
        <w:rPr>
          <w:rFonts w:cs="宋体"/>
          <w:szCs w:val="20"/>
        </w:rPr>
        <w:t>通常情况下可以使用仪器默认程序。</w:t>
      </w:r>
    </w:p>
    <w:p w14:paraId="47F71EEB" w14:textId="1857A273" w:rsidR="00C76D6C" w:rsidRPr="007F7677" w:rsidRDefault="00BD7C4B" w:rsidP="00C76D6C">
      <w:pPr>
        <w:spacing w:beforeLines="50" w:before="156" w:line="400" w:lineRule="exact"/>
        <w:rPr>
          <w:rFonts w:cs="宋体"/>
          <w:szCs w:val="20"/>
        </w:rPr>
      </w:pPr>
      <w:r w:rsidRPr="007F7677">
        <w:rPr>
          <w:rFonts w:cs="宋体" w:hint="eastAsia"/>
          <w:b/>
          <w:bCs/>
          <w:szCs w:val="20"/>
        </w:rPr>
        <w:t>4</w:t>
      </w:r>
      <w:r w:rsidRPr="007F7677">
        <w:rPr>
          <w:rFonts w:cs="宋体" w:hint="eastAsia"/>
          <w:b/>
          <w:bCs/>
          <w:szCs w:val="20"/>
        </w:rPr>
        <w:t>）</w:t>
      </w:r>
      <w:r w:rsidR="00C76D6C" w:rsidRPr="007F7677">
        <w:rPr>
          <w:rFonts w:cs="宋体"/>
          <w:b/>
          <w:bCs/>
          <w:szCs w:val="20"/>
        </w:rPr>
        <w:t>结果分析</w:t>
      </w:r>
    </w:p>
    <w:p w14:paraId="73D0122E" w14:textId="1DFAD251" w:rsidR="00C76D6C" w:rsidRPr="007F7677" w:rsidRDefault="00C76D6C" w:rsidP="00C76D6C">
      <w:pPr>
        <w:spacing w:beforeLines="50" w:before="156" w:line="400" w:lineRule="exact"/>
        <w:rPr>
          <w:rFonts w:cs="宋体"/>
          <w:szCs w:val="20"/>
        </w:rPr>
      </w:pPr>
      <w:r w:rsidRPr="007F7677">
        <w:rPr>
          <w:rFonts w:cs="宋体"/>
          <w:szCs w:val="20"/>
        </w:rPr>
        <w:t>定量实验至少需要三个生物学重复。反应结束后需要确认扩增曲线及熔解曲线。</w:t>
      </w:r>
    </w:p>
    <w:p w14:paraId="10566D1E" w14:textId="77777777" w:rsidR="00C76D6C" w:rsidRPr="007F7677" w:rsidRDefault="00C76D6C" w:rsidP="00C76D6C">
      <w:pPr>
        <w:spacing w:beforeLines="50" w:before="156" w:line="400" w:lineRule="exact"/>
        <w:rPr>
          <w:rFonts w:cs="宋体"/>
          <w:szCs w:val="20"/>
        </w:rPr>
      </w:pPr>
      <w:r w:rsidRPr="007F7677">
        <w:rPr>
          <w:rFonts w:cs="宋体"/>
          <w:b/>
          <w:bCs/>
          <w:szCs w:val="20"/>
        </w:rPr>
        <w:t>1) </w:t>
      </w:r>
      <w:r w:rsidRPr="007F7677">
        <w:rPr>
          <w:rFonts w:cs="宋体"/>
          <w:b/>
          <w:bCs/>
          <w:szCs w:val="20"/>
        </w:rPr>
        <w:t>扩增曲线</w:t>
      </w:r>
      <w:r w:rsidRPr="007F7677">
        <w:rPr>
          <w:rFonts w:cs="宋体"/>
          <w:szCs w:val="20"/>
        </w:rPr>
        <w:t>：标准扩增曲线为</w:t>
      </w:r>
      <w:r w:rsidRPr="007F7677">
        <w:rPr>
          <w:rFonts w:cs="宋体"/>
          <w:szCs w:val="20"/>
        </w:rPr>
        <w:t>S</w:t>
      </w:r>
      <w:r w:rsidRPr="007F7677">
        <w:rPr>
          <w:rFonts w:cs="宋体"/>
          <w:szCs w:val="20"/>
        </w:rPr>
        <w:t>型。</w:t>
      </w:r>
    </w:p>
    <w:p w14:paraId="5EA4DBDB" w14:textId="77777777" w:rsidR="00C76D6C" w:rsidRPr="007F7677" w:rsidRDefault="00C76D6C" w:rsidP="00C76D6C">
      <w:pPr>
        <w:spacing w:beforeLines="50" w:before="156" w:line="400" w:lineRule="exact"/>
        <w:rPr>
          <w:rFonts w:cs="宋体"/>
          <w:szCs w:val="20"/>
        </w:rPr>
      </w:pPr>
      <w:r w:rsidRPr="007F7677">
        <w:rPr>
          <w:rFonts w:cs="宋体"/>
          <w:szCs w:val="20"/>
        </w:rPr>
        <w:t>Ct</w:t>
      </w:r>
      <w:r w:rsidRPr="007F7677">
        <w:rPr>
          <w:rFonts w:cs="宋体"/>
          <w:szCs w:val="20"/>
        </w:rPr>
        <w:t>值落在</w:t>
      </w:r>
      <w:r w:rsidRPr="007F7677">
        <w:rPr>
          <w:rFonts w:cs="宋体"/>
          <w:szCs w:val="20"/>
        </w:rPr>
        <w:t>20-30</w:t>
      </w:r>
      <w:r w:rsidRPr="007F7677">
        <w:rPr>
          <w:rFonts w:cs="宋体"/>
          <w:szCs w:val="20"/>
        </w:rPr>
        <w:t>之间时，定量分析最准确；</w:t>
      </w:r>
    </w:p>
    <w:p w14:paraId="75935718" w14:textId="77777777" w:rsidR="00C76D6C" w:rsidRPr="007F7677" w:rsidRDefault="00C76D6C" w:rsidP="00C76D6C">
      <w:pPr>
        <w:spacing w:beforeLines="50" w:before="156" w:line="400" w:lineRule="exact"/>
        <w:rPr>
          <w:rFonts w:cs="宋体"/>
          <w:szCs w:val="20"/>
        </w:rPr>
      </w:pPr>
      <w:r w:rsidRPr="007F7677">
        <w:rPr>
          <w:rFonts w:cs="宋体"/>
          <w:szCs w:val="20"/>
        </w:rPr>
        <w:t>Ct</w:t>
      </w:r>
      <w:r w:rsidRPr="007F7677">
        <w:rPr>
          <w:rFonts w:cs="宋体"/>
          <w:szCs w:val="20"/>
        </w:rPr>
        <w:t>值小于</w:t>
      </w:r>
      <w:r w:rsidRPr="007F7677">
        <w:rPr>
          <w:rFonts w:cs="宋体"/>
          <w:szCs w:val="20"/>
        </w:rPr>
        <w:t>10</w:t>
      </w:r>
      <w:r w:rsidRPr="007F7677">
        <w:rPr>
          <w:rFonts w:cs="宋体"/>
          <w:szCs w:val="20"/>
        </w:rPr>
        <w:t>，需要将稀释模板后，重新进行实验；</w:t>
      </w:r>
    </w:p>
    <w:p w14:paraId="30811B32" w14:textId="77777777" w:rsidR="00C76D6C" w:rsidRPr="007F7677" w:rsidRDefault="00C76D6C" w:rsidP="00C76D6C">
      <w:pPr>
        <w:spacing w:beforeLines="50" w:before="156" w:line="400" w:lineRule="exact"/>
        <w:rPr>
          <w:rFonts w:cs="宋体"/>
          <w:szCs w:val="20"/>
        </w:rPr>
      </w:pPr>
      <w:r w:rsidRPr="007F7677">
        <w:rPr>
          <w:rFonts w:cs="宋体"/>
          <w:szCs w:val="20"/>
        </w:rPr>
        <w:t>Ct</w:t>
      </w:r>
      <w:r w:rsidRPr="007F7677">
        <w:rPr>
          <w:rFonts w:cs="宋体"/>
          <w:szCs w:val="20"/>
        </w:rPr>
        <w:t>值介于</w:t>
      </w:r>
      <w:r w:rsidRPr="007F7677">
        <w:rPr>
          <w:rFonts w:cs="宋体"/>
          <w:szCs w:val="20"/>
        </w:rPr>
        <w:t>30-35</w:t>
      </w:r>
      <w:r w:rsidRPr="007F7677">
        <w:rPr>
          <w:rFonts w:cs="宋体"/>
          <w:szCs w:val="20"/>
        </w:rPr>
        <w:t>之间时，需要提高模板浓度，或者增大反应体系的体积，以提高扩增效率，保证结果分析的准确性；</w:t>
      </w:r>
    </w:p>
    <w:p w14:paraId="00EDED20" w14:textId="5D2543B1" w:rsidR="00C76D6C" w:rsidRDefault="00C76D6C" w:rsidP="00C76D6C">
      <w:pPr>
        <w:spacing w:beforeLines="50" w:before="156" w:line="400" w:lineRule="exact"/>
        <w:rPr>
          <w:rFonts w:cs="宋体"/>
          <w:szCs w:val="20"/>
        </w:rPr>
      </w:pPr>
      <w:r w:rsidRPr="007F7677">
        <w:rPr>
          <w:rFonts w:cs="宋体"/>
          <w:szCs w:val="20"/>
        </w:rPr>
        <w:t>Ct</w:t>
      </w:r>
      <w:r w:rsidRPr="007F7677">
        <w:rPr>
          <w:rFonts w:cs="宋体"/>
          <w:szCs w:val="20"/>
        </w:rPr>
        <w:t>值大于</w:t>
      </w:r>
      <w:r w:rsidRPr="007F7677">
        <w:rPr>
          <w:rFonts w:cs="宋体"/>
          <w:szCs w:val="20"/>
        </w:rPr>
        <w:t>35</w:t>
      </w:r>
      <w:r w:rsidRPr="007F7677">
        <w:rPr>
          <w:rFonts w:cs="宋体"/>
          <w:szCs w:val="20"/>
        </w:rPr>
        <w:t>时，检测结果无法定量分析基因的表达量，但可用于定性分析。</w:t>
      </w:r>
    </w:p>
    <w:p w14:paraId="676BB600" w14:textId="587F301E" w:rsidR="007F7677" w:rsidRPr="007F7677" w:rsidRDefault="004556FE" w:rsidP="00C76D6C">
      <w:pPr>
        <w:spacing w:beforeLines="50" w:before="156" w:line="400" w:lineRule="exact"/>
        <w:rPr>
          <w:rFonts w:cs="宋体"/>
          <w:szCs w:val="20"/>
        </w:rPr>
      </w:pPr>
      <w:r>
        <w:rPr>
          <w:rFonts w:cs="宋体" w:hint="eastAsia"/>
          <w:szCs w:val="20"/>
        </w:rPr>
        <w:t>正常</w:t>
      </w:r>
      <w:r w:rsidR="007F7677">
        <w:rPr>
          <w:rFonts w:cs="宋体" w:hint="eastAsia"/>
          <w:szCs w:val="20"/>
        </w:rPr>
        <w:t>扩增曲线示意图：</w:t>
      </w:r>
    </w:p>
    <w:p w14:paraId="6230D14B" w14:textId="5B7DDEEB" w:rsidR="004556FE" w:rsidRDefault="00973B22" w:rsidP="00C76D6C">
      <w:pPr>
        <w:spacing w:beforeLines="50" w:before="156" w:line="400" w:lineRule="exact"/>
        <w:rPr>
          <w:rFonts w:cs="宋体"/>
          <w:b/>
          <w:bCs/>
          <w:szCs w:val="20"/>
        </w:rPr>
      </w:pPr>
      <w:r>
        <w:rPr>
          <w:noProof/>
        </w:rPr>
        <w:drawing>
          <wp:anchor distT="0" distB="0" distL="114300" distR="114300" simplePos="0" relativeHeight="251673600" behindDoc="0" locked="0" layoutInCell="1" allowOverlap="1" wp14:anchorId="09E31617" wp14:editId="03FDF675">
            <wp:simplePos x="0" y="0"/>
            <wp:positionH relativeFrom="column">
              <wp:posOffset>-190500</wp:posOffset>
            </wp:positionH>
            <wp:positionV relativeFrom="paragraph">
              <wp:posOffset>157480</wp:posOffset>
            </wp:positionV>
            <wp:extent cx="5274310" cy="2051050"/>
            <wp:effectExtent l="0" t="0" r="2540" b="635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051050"/>
                    </a:xfrm>
                    <a:prstGeom prst="rect">
                      <a:avLst/>
                    </a:prstGeom>
                  </pic:spPr>
                </pic:pic>
              </a:graphicData>
            </a:graphic>
          </wp:anchor>
        </w:drawing>
      </w:r>
      <w:r w:rsidR="004556FE">
        <w:rPr>
          <w:rFonts w:cs="宋体" w:hint="eastAsia"/>
          <w:b/>
          <w:bCs/>
          <w:szCs w:val="20"/>
        </w:rPr>
        <w:t>异常扩增曲线可参见另一个文档：</w:t>
      </w:r>
      <w:r>
        <w:rPr>
          <w:rFonts w:cs="宋体"/>
          <w:b/>
          <w:bCs/>
          <w:szCs w:val="20"/>
        </w:rPr>
        <w:t xml:space="preserve"> </w:t>
      </w:r>
    </w:p>
    <w:p w14:paraId="7647A67F" w14:textId="6A8F0AC0" w:rsidR="00973B22" w:rsidRDefault="00676411" w:rsidP="00C76D6C">
      <w:pPr>
        <w:spacing w:beforeLines="50" w:before="156" w:line="400" w:lineRule="exact"/>
        <w:rPr>
          <w:rFonts w:cs="宋体"/>
          <w:b/>
          <w:bCs/>
          <w:szCs w:val="20"/>
        </w:rPr>
      </w:pPr>
      <w:r w:rsidRPr="00973B22">
        <w:rPr>
          <w:rFonts w:cs="宋体"/>
          <w:b/>
          <w:bCs/>
          <w:szCs w:val="20"/>
          <w:highlight w:val="yellow"/>
        </w:rPr>
        <w:object w:dxaOrig="2660" w:dyaOrig="820" w14:anchorId="6A1ED6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pt;height:41pt" o:ole="">
            <v:imagedata r:id="rId27" o:title=""/>
          </v:shape>
          <o:OLEObject Type="Embed" ProgID="Package" ShapeID="_x0000_i1025" DrawAspect="Content" ObjectID="_1744094874" r:id="rId28"/>
        </w:object>
      </w:r>
    </w:p>
    <w:p w14:paraId="0C9C4B8F" w14:textId="6089B1D0" w:rsidR="00676411" w:rsidRPr="00256AA9" w:rsidRDefault="00676411" w:rsidP="00C76D6C">
      <w:pPr>
        <w:spacing w:beforeLines="50" w:before="156" w:line="400" w:lineRule="exact"/>
        <w:rPr>
          <w:rFonts w:cs="宋体"/>
          <w:szCs w:val="20"/>
        </w:rPr>
      </w:pPr>
      <w:r w:rsidRPr="00256AA9">
        <w:rPr>
          <w:rFonts w:cs="宋体" w:hint="eastAsia"/>
          <w:szCs w:val="20"/>
          <w:highlight w:val="yellow"/>
        </w:rPr>
        <w:t>或者参考视频：</w:t>
      </w:r>
      <w:hyperlink r:id="rId29" w:history="1">
        <w:r w:rsidRPr="00256AA9">
          <w:rPr>
            <w:rStyle w:val="ab"/>
            <w:rFonts w:cs="宋体"/>
            <w:szCs w:val="20"/>
          </w:rPr>
          <w:t>https://www.bilibili.com/video/BV1aa411g7Vi/?spm_id_from=333.999.0.0</w:t>
        </w:r>
      </w:hyperlink>
    </w:p>
    <w:p w14:paraId="42AEA630" w14:textId="3C20598C" w:rsidR="00C76D6C" w:rsidRPr="007F7677" w:rsidRDefault="00C76D6C" w:rsidP="00C76D6C">
      <w:pPr>
        <w:spacing w:beforeLines="50" w:before="156" w:line="400" w:lineRule="exact"/>
        <w:rPr>
          <w:rFonts w:cs="宋体"/>
          <w:szCs w:val="20"/>
        </w:rPr>
      </w:pPr>
      <w:r w:rsidRPr="007F7677">
        <w:rPr>
          <w:rFonts w:cs="宋体"/>
          <w:b/>
          <w:bCs/>
          <w:szCs w:val="20"/>
        </w:rPr>
        <w:t>2) </w:t>
      </w:r>
      <w:r w:rsidRPr="007F7677">
        <w:rPr>
          <w:rFonts w:cs="宋体"/>
          <w:b/>
          <w:bCs/>
          <w:szCs w:val="20"/>
        </w:rPr>
        <w:t>熔解曲线：</w:t>
      </w:r>
      <w:r w:rsidR="00973B22" w:rsidRPr="007F7677">
        <w:rPr>
          <w:rFonts w:cs="宋体"/>
          <w:szCs w:val="20"/>
        </w:rPr>
        <w:t xml:space="preserve"> </w:t>
      </w:r>
    </w:p>
    <w:p w14:paraId="412A56CE" w14:textId="15BE9224" w:rsidR="00C76D6C" w:rsidRDefault="009C6824" w:rsidP="00C76D6C">
      <w:pPr>
        <w:spacing w:beforeLines="50" w:before="156" w:line="400" w:lineRule="exact"/>
        <w:rPr>
          <w:rFonts w:cs="宋体"/>
          <w:szCs w:val="20"/>
        </w:rPr>
      </w:pPr>
      <w:r w:rsidRPr="009C6824">
        <w:rPr>
          <w:noProof/>
        </w:rPr>
        <w:drawing>
          <wp:anchor distT="0" distB="0" distL="114300" distR="114300" simplePos="0" relativeHeight="251674624" behindDoc="0" locked="0" layoutInCell="1" allowOverlap="1" wp14:anchorId="50A2D6D7" wp14:editId="05CC4C65">
            <wp:simplePos x="0" y="0"/>
            <wp:positionH relativeFrom="column">
              <wp:posOffset>755650</wp:posOffset>
            </wp:positionH>
            <wp:positionV relativeFrom="paragraph">
              <wp:posOffset>698500</wp:posOffset>
            </wp:positionV>
            <wp:extent cx="3638550" cy="1944370"/>
            <wp:effectExtent l="0" t="0" r="0" b="0"/>
            <wp:wrapTopAndBottom/>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38550" cy="1944370"/>
                    </a:xfrm>
                    <a:prstGeom prst="rect">
                      <a:avLst/>
                    </a:prstGeom>
                  </pic:spPr>
                </pic:pic>
              </a:graphicData>
            </a:graphic>
            <wp14:sizeRelH relativeFrom="margin">
              <wp14:pctWidth>0</wp14:pctWidth>
            </wp14:sizeRelH>
            <wp14:sizeRelV relativeFrom="margin">
              <wp14:pctHeight>0</wp14:pctHeight>
            </wp14:sizeRelV>
          </wp:anchor>
        </w:drawing>
      </w:r>
      <w:r w:rsidR="00C76D6C" w:rsidRPr="007F7677">
        <w:rPr>
          <w:rFonts w:cs="宋体"/>
          <w:szCs w:val="20"/>
        </w:rPr>
        <w:t>熔解曲线单峰，表明反应特异性好可以进行定量结果分析；若熔解曲线出现双峰或者多峰，则不能进行定量分析。</w:t>
      </w:r>
    </w:p>
    <w:p w14:paraId="1AF3F5C4" w14:textId="0645A18E" w:rsidR="00973B22" w:rsidRDefault="00973B22" w:rsidP="009C6824">
      <w:pPr>
        <w:spacing w:beforeLines="50" w:before="156" w:line="400" w:lineRule="exact"/>
        <w:jc w:val="center"/>
        <w:rPr>
          <w:rFonts w:cs="宋体"/>
          <w:szCs w:val="20"/>
        </w:rPr>
      </w:pPr>
      <w:r>
        <w:rPr>
          <w:rFonts w:cs="宋体" w:hint="eastAsia"/>
          <w:szCs w:val="20"/>
        </w:rPr>
        <w:t>正常融解曲线图</w:t>
      </w:r>
    </w:p>
    <w:p w14:paraId="300F1BA6" w14:textId="5CC9C162" w:rsidR="00CD1D68" w:rsidRDefault="00CD1D68" w:rsidP="009C6824">
      <w:pPr>
        <w:spacing w:beforeLines="50" w:before="156" w:line="400" w:lineRule="exact"/>
        <w:jc w:val="center"/>
        <w:rPr>
          <w:rFonts w:cs="宋体"/>
          <w:szCs w:val="20"/>
        </w:rPr>
      </w:pPr>
      <w:r w:rsidRPr="009C6824">
        <w:rPr>
          <w:noProof/>
        </w:rPr>
        <w:drawing>
          <wp:anchor distT="0" distB="0" distL="114300" distR="114300" simplePos="0" relativeHeight="251675648" behindDoc="0" locked="0" layoutInCell="1" allowOverlap="1" wp14:anchorId="1375359D" wp14:editId="15EA5373">
            <wp:simplePos x="0" y="0"/>
            <wp:positionH relativeFrom="margin">
              <wp:posOffset>-104140</wp:posOffset>
            </wp:positionH>
            <wp:positionV relativeFrom="paragraph">
              <wp:posOffset>426720</wp:posOffset>
            </wp:positionV>
            <wp:extent cx="5274310" cy="1675130"/>
            <wp:effectExtent l="0" t="0" r="2540" b="1270"/>
            <wp:wrapTopAndBottom/>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675130"/>
                    </a:xfrm>
                    <a:prstGeom prst="rect">
                      <a:avLst/>
                    </a:prstGeom>
                  </pic:spPr>
                </pic:pic>
              </a:graphicData>
            </a:graphic>
          </wp:anchor>
        </w:drawing>
      </w:r>
    </w:p>
    <w:p w14:paraId="593FF008" w14:textId="7D6668A7" w:rsidR="00973B22" w:rsidRDefault="009C6824" w:rsidP="009C6824">
      <w:pPr>
        <w:spacing w:beforeLines="50" w:before="156" w:line="400" w:lineRule="exact"/>
        <w:jc w:val="center"/>
        <w:rPr>
          <w:rFonts w:cs="宋体"/>
          <w:szCs w:val="20"/>
        </w:rPr>
      </w:pPr>
      <w:r>
        <w:rPr>
          <w:rFonts w:cs="宋体" w:hint="eastAsia"/>
          <w:szCs w:val="20"/>
        </w:rPr>
        <w:t>异常融解曲线图</w:t>
      </w:r>
    </w:p>
    <w:p w14:paraId="7012EE82" w14:textId="63E456AD" w:rsidR="00C76D6C" w:rsidRDefault="00C76D6C" w:rsidP="00C76D6C">
      <w:pPr>
        <w:spacing w:beforeLines="50" w:before="156" w:line="400" w:lineRule="exact"/>
        <w:rPr>
          <w:rFonts w:cs="宋体"/>
          <w:szCs w:val="20"/>
        </w:rPr>
      </w:pPr>
      <w:r w:rsidRPr="007F7677">
        <w:rPr>
          <w:rFonts w:cs="宋体"/>
          <w:szCs w:val="20"/>
        </w:rPr>
        <w:t>熔解曲线出现双峰，需要通过</w:t>
      </w:r>
      <w:r w:rsidRPr="007F7677">
        <w:rPr>
          <w:rFonts w:cs="宋体"/>
          <w:szCs w:val="20"/>
        </w:rPr>
        <w:t>DNA</w:t>
      </w:r>
      <w:r w:rsidRPr="007F7677">
        <w:rPr>
          <w:rFonts w:cs="宋体"/>
          <w:szCs w:val="20"/>
        </w:rPr>
        <w:t>琼脂糖凝胶电泳</w:t>
      </w:r>
      <w:proofErr w:type="gramStart"/>
      <w:r w:rsidRPr="007F7677">
        <w:rPr>
          <w:rFonts w:cs="宋体"/>
          <w:szCs w:val="20"/>
        </w:rPr>
        <w:t>判断非</w:t>
      </w:r>
      <w:proofErr w:type="gramEnd"/>
      <w:r w:rsidRPr="007F7677">
        <w:rPr>
          <w:rFonts w:cs="宋体"/>
          <w:szCs w:val="20"/>
        </w:rPr>
        <w:t>目标峰是引物二聚体还是非特异性扩增。如果是引物二聚体，建议降低引物浓度，或者重新设计扩增效率高的引物。如果是非特异性扩增，请提高退火温度，或者重新设计更高特异性的引物。</w:t>
      </w:r>
    </w:p>
    <w:p w14:paraId="283FE8DD" w14:textId="63E29D80" w:rsidR="009C6824" w:rsidRDefault="009C6824" w:rsidP="00C76D6C">
      <w:pPr>
        <w:spacing w:beforeLines="50" w:before="156" w:line="400" w:lineRule="exact"/>
        <w:rPr>
          <w:rFonts w:cs="宋体"/>
          <w:szCs w:val="20"/>
        </w:rPr>
      </w:pPr>
      <w:r>
        <w:rPr>
          <w:rFonts w:cs="宋体" w:hint="eastAsia"/>
          <w:szCs w:val="20"/>
        </w:rPr>
        <w:t>其他异常融解曲线，见文档：</w:t>
      </w:r>
    </w:p>
    <w:p w14:paraId="65CCF1AA" w14:textId="47D8D128" w:rsidR="009C6824" w:rsidRDefault="009C6824" w:rsidP="00C76D6C">
      <w:pPr>
        <w:spacing w:beforeLines="50" w:before="156" w:line="400" w:lineRule="exact"/>
        <w:rPr>
          <w:rFonts w:cs="宋体"/>
          <w:b/>
          <w:bCs/>
          <w:szCs w:val="20"/>
        </w:rPr>
      </w:pPr>
      <w:r w:rsidRPr="00973B22">
        <w:rPr>
          <w:rFonts w:cs="宋体"/>
          <w:b/>
          <w:bCs/>
          <w:szCs w:val="20"/>
          <w:highlight w:val="yellow"/>
        </w:rPr>
        <w:object w:dxaOrig="2661" w:dyaOrig="821" w14:anchorId="4BCFAD08">
          <v:shape id="_x0000_i1026" type="#_x0000_t75" style="width:133.05pt;height:41.05pt" o:ole="">
            <v:imagedata r:id="rId27" o:title=""/>
          </v:shape>
          <o:OLEObject Type="Embed" ProgID="Package" ShapeID="_x0000_i1026" DrawAspect="Content" ObjectID="_1744094875" r:id="rId32"/>
        </w:object>
      </w:r>
    </w:p>
    <w:p w14:paraId="7B9111A3" w14:textId="4B73909B" w:rsidR="00676411" w:rsidRPr="00256AA9" w:rsidRDefault="009C6824" w:rsidP="00676411">
      <w:pPr>
        <w:spacing w:beforeLines="50" w:before="156" w:line="400" w:lineRule="exact"/>
        <w:jc w:val="left"/>
        <w:rPr>
          <w:rFonts w:cs="宋体"/>
          <w:szCs w:val="20"/>
        </w:rPr>
      </w:pPr>
      <w:r w:rsidRPr="00256AA9">
        <w:rPr>
          <w:rFonts w:cs="宋体" w:hint="eastAsia"/>
          <w:szCs w:val="20"/>
          <w:highlight w:val="yellow"/>
        </w:rPr>
        <w:t>或者参考视频</w:t>
      </w:r>
      <w:r w:rsidR="00676411" w:rsidRPr="00256AA9">
        <w:rPr>
          <w:rFonts w:cs="宋体" w:hint="eastAsia"/>
          <w:szCs w:val="20"/>
          <w:highlight w:val="yellow"/>
        </w:rPr>
        <w:t>：</w:t>
      </w:r>
      <w:hyperlink r:id="rId33" w:history="1">
        <w:r w:rsidR="00676411" w:rsidRPr="00256AA9">
          <w:rPr>
            <w:rStyle w:val="ab"/>
            <w:rFonts w:cs="宋体"/>
            <w:szCs w:val="20"/>
          </w:rPr>
          <w:t>https://www.bilibili.com/video/BV1aa411g7Vi/?spm_id_from=333.999.0.0</w:t>
        </w:r>
      </w:hyperlink>
    </w:p>
    <w:p w14:paraId="4ED3A7EB" w14:textId="31D8C640" w:rsidR="00C76D6C" w:rsidRPr="007F7677" w:rsidRDefault="00C76D6C" w:rsidP="00C76D6C">
      <w:pPr>
        <w:spacing w:beforeLines="50" w:before="156" w:line="400" w:lineRule="exact"/>
        <w:rPr>
          <w:rFonts w:cs="宋体"/>
          <w:szCs w:val="20"/>
        </w:rPr>
      </w:pPr>
      <w:r w:rsidRPr="007F7677">
        <w:rPr>
          <w:rFonts w:cs="宋体"/>
          <w:b/>
          <w:bCs/>
          <w:szCs w:val="20"/>
        </w:rPr>
        <w:t>引物设计指南</w:t>
      </w:r>
    </w:p>
    <w:p w14:paraId="28DDB625" w14:textId="647496BB" w:rsidR="00C76D6C" w:rsidRPr="007F7677" w:rsidRDefault="00C76D6C" w:rsidP="00C76D6C">
      <w:pPr>
        <w:spacing w:beforeLines="50" w:before="156" w:line="400" w:lineRule="exact"/>
        <w:rPr>
          <w:rFonts w:cs="宋体"/>
          <w:szCs w:val="20"/>
        </w:rPr>
      </w:pPr>
      <w:r w:rsidRPr="007F7677">
        <w:rPr>
          <w:rFonts w:cs="宋体"/>
          <w:szCs w:val="20"/>
        </w:rPr>
        <w:t>1. </w:t>
      </w:r>
      <w:r w:rsidRPr="007F7677">
        <w:rPr>
          <w:rFonts w:cs="宋体"/>
          <w:szCs w:val="20"/>
        </w:rPr>
        <w:t>推荐引物长度</w:t>
      </w:r>
      <w:r w:rsidRPr="007F7677">
        <w:rPr>
          <w:rFonts w:cs="宋体"/>
          <w:szCs w:val="20"/>
        </w:rPr>
        <w:t>25 bp</w:t>
      </w:r>
      <w:r w:rsidRPr="007F7677">
        <w:rPr>
          <w:rFonts w:cs="宋体"/>
          <w:szCs w:val="20"/>
        </w:rPr>
        <w:t>左右。扩增产物长度</w:t>
      </w:r>
      <w:r w:rsidRPr="007F7677">
        <w:rPr>
          <w:rFonts w:cs="宋体"/>
          <w:szCs w:val="20"/>
        </w:rPr>
        <w:t>150 bp</w:t>
      </w:r>
      <w:r w:rsidRPr="007F7677">
        <w:rPr>
          <w:rFonts w:cs="宋体"/>
          <w:szCs w:val="20"/>
        </w:rPr>
        <w:t>为佳，可以在</w:t>
      </w:r>
      <w:r w:rsidRPr="007F7677">
        <w:rPr>
          <w:rFonts w:cs="宋体"/>
          <w:szCs w:val="20"/>
        </w:rPr>
        <w:t>100 bp-300 bp</w:t>
      </w:r>
      <w:r w:rsidRPr="007F7677">
        <w:rPr>
          <w:rFonts w:cs="宋体"/>
          <w:szCs w:val="20"/>
        </w:rPr>
        <w:t>内选择。</w:t>
      </w:r>
    </w:p>
    <w:p w14:paraId="5CA15FC3" w14:textId="50FE3B2C" w:rsidR="00C76D6C" w:rsidRPr="007F7677" w:rsidRDefault="00C76D6C" w:rsidP="00C76D6C">
      <w:pPr>
        <w:spacing w:beforeLines="50" w:before="156" w:line="400" w:lineRule="exact"/>
        <w:rPr>
          <w:rFonts w:cs="宋体"/>
          <w:szCs w:val="20"/>
        </w:rPr>
      </w:pPr>
      <w:r w:rsidRPr="007F7677">
        <w:rPr>
          <w:rFonts w:cs="宋体"/>
          <w:szCs w:val="20"/>
        </w:rPr>
        <w:t>2. </w:t>
      </w:r>
      <w:r w:rsidRPr="007F7677">
        <w:rPr>
          <w:rFonts w:cs="宋体"/>
          <w:szCs w:val="20"/>
        </w:rPr>
        <w:t>正向引物和反向引物的</w:t>
      </w:r>
      <w:r w:rsidRPr="007F7677">
        <w:rPr>
          <w:rFonts w:cs="宋体"/>
          <w:szCs w:val="20"/>
        </w:rPr>
        <w:t>Tm</w:t>
      </w:r>
      <w:r w:rsidRPr="007F7677">
        <w:rPr>
          <w:rFonts w:cs="宋体"/>
          <w:szCs w:val="20"/>
        </w:rPr>
        <w:t>值相差不宜超过</w:t>
      </w:r>
      <w:r w:rsidRPr="007F7677">
        <w:rPr>
          <w:rFonts w:cs="宋体"/>
          <w:szCs w:val="20"/>
        </w:rPr>
        <w:t>2℃</w:t>
      </w:r>
      <w:r w:rsidRPr="007F7677">
        <w:rPr>
          <w:rFonts w:cs="宋体"/>
          <w:szCs w:val="20"/>
        </w:rPr>
        <w:t>。引物</w:t>
      </w:r>
      <w:r w:rsidRPr="007F7677">
        <w:rPr>
          <w:rFonts w:cs="宋体"/>
          <w:szCs w:val="20"/>
        </w:rPr>
        <w:t>Tm</w:t>
      </w:r>
      <w:r w:rsidRPr="007F7677">
        <w:rPr>
          <w:rFonts w:cs="宋体"/>
          <w:szCs w:val="20"/>
        </w:rPr>
        <w:t>值</w:t>
      </w:r>
      <w:r w:rsidRPr="007F7677">
        <w:rPr>
          <w:rFonts w:cs="宋体"/>
          <w:szCs w:val="20"/>
        </w:rPr>
        <w:t>60℃-65℃</w:t>
      </w:r>
      <w:r w:rsidRPr="007F7677">
        <w:rPr>
          <w:rFonts w:cs="宋体"/>
          <w:szCs w:val="20"/>
        </w:rPr>
        <w:t>为佳。</w:t>
      </w:r>
    </w:p>
    <w:p w14:paraId="35E3B021" w14:textId="3E0A5D9E" w:rsidR="00C76D6C" w:rsidRPr="007F7677" w:rsidRDefault="00C76D6C" w:rsidP="00C76D6C">
      <w:pPr>
        <w:spacing w:beforeLines="50" w:before="156" w:line="400" w:lineRule="exact"/>
        <w:rPr>
          <w:rFonts w:cs="宋体"/>
          <w:szCs w:val="20"/>
        </w:rPr>
      </w:pPr>
      <w:r w:rsidRPr="007F7677">
        <w:rPr>
          <w:rFonts w:cs="宋体"/>
          <w:szCs w:val="20"/>
        </w:rPr>
        <w:t>3. </w:t>
      </w:r>
      <w:r w:rsidRPr="007F7677">
        <w:rPr>
          <w:rFonts w:cs="宋体"/>
          <w:szCs w:val="20"/>
        </w:rPr>
        <w:t>引物碱基分布要均匀，避免出现连续的</w:t>
      </w:r>
      <w:r w:rsidRPr="007F7677">
        <w:rPr>
          <w:rFonts w:cs="宋体"/>
          <w:szCs w:val="20"/>
        </w:rPr>
        <w:t>4</w:t>
      </w:r>
      <w:r w:rsidRPr="007F7677">
        <w:rPr>
          <w:rFonts w:cs="宋体"/>
          <w:szCs w:val="20"/>
        </w:rPr>
        <w:t>个相同碱基，</w:t>
      </w:r>
      <w:r w:rsidRPr="007F7677">
        <w:rPr>
          <w:rFonts w:cs="宋体"/>
          <w:szCs w:val="20"/>
        </w:rPr>
        <w:t>GC</w:t>
      </w:r>
      <w:r w:rsidRPr="007F7677">
        <w:rPr>
          <w:rFonts w:cs="宋体"/>
          <w:szCs w:val="20"/>
        </w:rPr>
        <w:t>含量控制在</w:t>
      </w:r>
      <w:r w:rsidRPr="007F7677">
        <w:rPr>
          <w:rFonts w:cs="宋体"/>
          <w:szCs w:val="20"/>
        </w:rPr>
        <w:t>50%</w:t>
      </w:r>
      <w:r w:rsidRPr="007F7677">
        <w:rPr>
          <w:rFonts w:cs="宋体"/>
          <w:szCs w:val="20"/>
        </w:rPr>
        <w:t>左右。</w:t>
      </w:r>
      <w:r w:rsidRPr="007F7677">
        <w:rPr>
          <w:rFonts w:cs="宋体"/>
          <w:szCs w:val="20"/>
        </w:rPr>
        <w:t>3</w:t>
      </w:r>
      <w:proofErr w:type="gramStart"/>
      <w:r w:rsidRPr="007F7677">
        <w:rPr>
          <w:rFonts w:cs="宋体"/>
          <w:szCs w:val="20"/>
        </w:rPr>
        <w:t>’</w:t>
      </w:r>
      <w:r w:rsidRPr="007F7677">
        <w:rPr>
          <w:rFonts w:cs="宋体"/>
          <w:szCs w:val="20"/>
        </w:rPr>
        <w:t>端最后</w:t>
      </w:r>
      <w:proofErr w:type="gramEnd"/>
      <w:r w:rsidRPr="007F7677">
        <w:rPr>
          <w:rFonts w:cs="宋体"/>
          <w:szCs w:val="20"/>
        </w:rPr>
        <w:t>一个碱基最好为</w:t>
      </w:r>
      <w:r w:rsidRPr="007F7677">
        <w:rPr>
          <w:rFonts w:cs="宋体"/>
          <w:szCs w:val="20"/>
        </w:rPr>
        <w:t>G</w:t>
      </w:r>
      <w:r w:rsidRPr="007F7677">
        <w:rPr>
          <w:rFonts w:cs="宋体"/>
          <w:szCs w:val="20"/>
        </w:rPr>
        <w:t>或</w:t>
      </w:r>
      <w:r w:rsidRPr="007F7677">
        <w:rPr>
          <w:rFonts w:cs="宋体"/>
          <w:szCs w:val="20"/>
        </w:rPr>
        <w:t>C</w:t>
      </w:r>
      <w:r w:rsidRPr="007F7677">
        <w:rPr>
          <w:rFonts w:cs="宋体"/>
          <w:szCs w:val="20"/>
        </w:rPr>
        <w:t>。</w:t>
      </w:r>
    </w:p>
    <w:p w14:paraId="7AE8B83A" w14:textId="18A67965" w:rsidR="00C76D6C" w:rsidRPr="007F7677" w:rsidRDefault="00C76D6C" w:rsidP="00C76D6C">
      <w:pPr>
        <w:spacing w:beforeLines="50" w:before="156" w:line="400" w:lineRule="exact"/>
        <w:rPr>
          <w:rFonts w:cs="宋体"/>
          <w:szCs w:val="20"/>
        </w:rPr>
      </w:pPr>
      <w:r w:rsidRPr="007F7677">
        <w:rPr>
          <w:rFonts w:cs="宋体"/>
          <w:szCs w:val="20"/>
        </w:rPr>
        <w:t>4. </w:t>
      </w:r>
      <w:r w:rsidRPr="007F7677">
        <w:rPr>
          <w:rFonts w:cs="宋体"/>
          <w:szCs w:val="20"/>
        </w:rPr>
        <w:t>引物内部或者正反两条引物间最好避免出现有</w:t>
      </w:r>
      <w:r w:rsidRPr="007F7677">
        <w:rPr>
          <w:rFonts w:cs="宋体"/>
          <w:szCs w:val="20"/>
        </w:rPr>
        <w:t>3</w:t>
      </w:r>
      <w:r w:rsidRPr="007F7677">
        <w:rPr>
          <w:rFonts w:cs="宋体"/>
          <w:szCs w:val="20"/>
        </w:rPr>
        <w:t>个碱基以上的互补序列。</w:t>
      </w:r>
    </w:p>
    <w:p w14:paraId="4CF08BE5" w14:textId="402FE297" w:rsidR="00C76D6C" w:rsidRPr="007F7677" w:rsidRDefault="00C76D6C" w:rsidP="00C76D6C">
      <w:pPr>
        <w:spacing w:beforeLines="50" w:before="156" w:line="400" w:lineRule="exact"/>
        <w:rPr>
          <w:rFonts w:cs="宋体"/>
          <w:szCs w:val="20"/>
        </w:rPr>
      </w:pPr>
      <w:r w:rsidRPr="007F7677">
        <w:rPr>
          <w:rFonts w:cs="宋体"/>
          <w:szCs w:val="20"/>
        </w:rPr>
        <w:t>5. </w:t>
      </w:r>
      <w:r w:rsidRPr="007F7677">
        <w:rPr>
          <w:rFonts w:cs="宋体"/>
          <w:szCs w:val="20"/>
        </w:rPr>
        <w:t>引物特异性需要用</w:t>
      </w:r>
      <w:r w:rsidRPr="007F7677">
        <w:rPr>
          <w:rFonts w:cs="宋体"/>
          <w:szCs w:val="20"/>
        </w:rPr>
        <w:t>NCBI BLAST</w:t>
      </w:r>
      <w:r w:rsidRPr="007F7677">
        <w:rPr>
          <w:rFonts w:cs="宋体"/>
          <w:szCs w:val="20"/>
        </w:rPr>
        <w:t>程序进行核对。避免引物</w:t>
      </w:r>
      <w:r w:rsidRPr="007F7677">
        <w:rPr>
          <w:rFonts w:cs="宋体"/>
          <w:szCs w:val="20"/>
        </w:rPr>
        <w:t>3</w:t>
      </w:r>
      <w:proofErr w:type="gramStart"/>
      <w:r w:rsidRPr="007F7677">
        <w:rPr>
          <w:rFonts w:cs="宋体"/>
          <w:szCs w:val="20"/>
        </w:rPr>
        <w:t>’</w:t>
      </w:r>
      <w:proofErr w:type="gramEnd"/>
      <w:r w:rsidRPr="007F7677">
        <w:rPr>
          <w:rFonts w:cs="宋体"/>
          <w:szCs w:val="20"/>
        </w:rPr>
        <w:t>端有</w:t>
      </w:r>
      <w:r w:rsidRPr="007F7677">
        <w:rPr>
          <w:rFonts w:cs="宋体"/>
          <w:szCs w:val="20"/>
        </w:rPr>
        <w:t>2</w:t>
      </w:r>
      <w:r w:rsidRPr="007F7677">
        <w:rPr>
          <w:rFonts w:cs="宋体"/>
          <w:szCs w:val="20"/>
        </w:rPr>
        <w:t>个碱基以上的非特异性互补。</w:t>
      </w:r>
    </w:p>
    <w:p w14:paraId="30E93CC0" w14:textId="783FBD40" w:rsidR="00C76D6C" w:rsidRDefault="00C76D6C" w:rsidP="00C76D6C">
      <w:pPr>
        <w:spacing w:beforeLines="50" w:before="156" w:line="400" w:lineRule="exact"/>
        <w:rPr>
          <w:rFonts w:cs="宋体"/>
          <w:szCs w:val="20"/>
        </w:rPr>
      </w:pPr>
      <w:r w:rsidRPr="007F7677">
        <w:rPr>
          <w:rFonts w:cs="宋体"/>
          <w:szCs w:val="20"/>
        </w:rPr>
        <w:t>6. </w:t>
      </w:r>
      <w:r w:rsidRPr="007F7677">
        <w:rPr>
          <w:rFonts w:cs="宋体"/>
          <w:szCs w:val="20"/>
        </w:rPr>
        <w:t>设计完成的引物需要进行扩增效率的检测，只有具备相同扩增效率的引物才可用于定量比较分析。</w:t>
      </w:r>
    </w:p>
    <w:p w14:paraId="404C2EEB" w14:textId="70D47185" w:rsidR="00676411" w:rsidRDefault="00676411" w:rsidP="00C76D6C">
      <w:pPr>
        <w:spacing w:beforeLines="50" w:before="156" w:line="400" w:lineRule="exact"/>
        <w:rPr>
          <w:rFonts w:cs="宋体"/>
          <w:szCs w:val="20"/>
        </w:rPr>
      </w:pPr>
      <w:r>
        <w:rPr>
          <w:rFonts w:cs="宋体" w:hint="eastAsia"/>
          <w:szCs w:val="20"/>
        </w:rPr>
        <w:t>可参考以下链接：</w:t>
      </w:r>
    </w:p>
    <w:p w14:paraId="36552AFC" w14:textId="2E44AEB2" w:rsidR="00676411" w:rsidRDefault="00676411" w:rsidP="00676411">
      <w:pPr>
        <w:spacing w:beforeLines="50" w:before="156" w:line="400" w:lineRule="exact"/>
        <w:rPr>
          <w:rFonts w:cs="宋体"/>
          <w:szCs w:val="20"/>
        </w:rPr>
      </w:pPr>
      <w:r w:rsidRPr="00676411">
        <w:rPr>
          <w:rFonts w:cs="宋体" w:hint="eastAsia"/>
          <w:szCs w:val="20"/>
        </w:rPr>
        <w:t>基因序列查询：</w:t>
      </w:r>
      <w:hyperlink r:id="rId34" w:history="1">
        <w:r w:rsidR="003425A0" w:rsidRPr="000D15BE">
          <w:rPr>
            <w:rStyle w:val="ab"/>
            <w:rFonts w:cs="宋体" w:hint="eastAsia"/>
            <w:szCs w:val="20"/>
          </w:rPr>
          <w:t>https://www.ncbi.nlm.nih.gov/gene/</w:t>
        </w:r>
      </w:hyperlink>
    </w:p>
    <w:p w14:paraId="7C5EE42E" w14:textId="37BA7A1C" w:rsidR="00676411" w:rsidRDefault="00676411" w:rsidP="00676411">
      <w:pPr>
        <w:spacing w:beforeLines="50" w:before="156" w:line="400" w:lineRule="exact"/>
        <w:rPr>
          <w:rFonts w:cs="宋体"/>
          <w:szCs w:val="20"/>
        </w:rPr>
      </w:pPr>
      <w:r w:rsidRPr="00676411">
        <w:rPr>
          <w:rFonts w:cs="宋体" w:hint="eastAsia"/>
          <w:szCs w:val="20"/>
        </w:rPr>
        <w:t>现成引物库：</w:t>
      </w:r>
      <w:r w:rsidRPr="00676411">
        <w:rPr>
          <w:rFonts w:cs="宋体" w:hint="eastAsia"/>
          <w:szCs w:val="20"/>
        </w:rPr>
        <w:t xml:space="preserve"> </w:t>
      </w:r>
      <w:hyperlink r:id="rId35" w:history="1">
        <w:r w:rsidR="003425A0" w:rsidRPr="000D15BE">
          <w:rPr>
            <w:rStyle w:val="ab"/>
            <w:rFonts w:cs="宋体" w:hint="eastAsia"/>
            <w:szCs w:val="20"/>
          </w:rPr>
          <w:t>https://pga.mgh.harvard.edu/primerbank/</w:t>
        </w:r>
      </w:hyperlink>
    </w:p>
    <w:p w14:paraId="5F64A25C" w14:textId="777F6C8C" w:rsidR="00676411" w:rsidRDefault="00676411" w:rsidP="00676411">
      <w:pPr>
        <w:spacing w:beforeLines="50" w:before="156" w:line="400" w:lineRule="exact"/>
        <w:rPr>
          <w:rFonts w:cs="宋体"/>
          <w:szCs w:val="20"/>
        </w:rPr>
      </w:pPr>
      <w:r w:rsidRPr="00676411">
        <w:rPr>
          <w:rFonts w:cs="宋体" w:hint="eastAsia"/>
          <w:szCs w:val="20"/>
        </w:rPr>
        <w:t>引物设计：</w:t>
      </w:r>
      <w:hyperlink r:id="rId36" w:history="1">
        <w:r w:rsidR="003425A0" w:rsidRPr="000D15BE">
          <w:rPr>
            <w:rStyle w:val="ab"/>
            <w:rFonts w:cs="宋体" w:hint="eastAsia"/>
            <w:szCs w:val="20"/>
          </w:rPr>
          <w:t>http://www.primer3plus.com/cgi-bin/dev/primer3plus.cgi</w:t>
        </w:r>
      </w:hyperlink>
    </w:p>
    <w:p w14:paraId="3DA2AC7A" w14:textId="71D4D0F4" w:rsidR="00676411" w:rsidRDefault="00676411" w:rsidP="00676411">
      <w:pPr>
        <w:spacing w:beforeLines="50" w:before="156" w:line="400" w:lineRule="exact"/>
        <w:rPr>
          <w:rFonts w:cs="宋体"/>
          <w:szCs w:val="20"/>
        </w:rPr>
      </w:pPr>
      <w:r w:rsidRPr="00676411">
        <w:rPr>
          <w:rFonts w:cs="宋体" w:hint="eastAsia"/>
          <w:szCs w:val="20"/>
        </w:rPr>
        <w:t>引物验证</w:t>
      </w:r>
      <w:r>
        <w:rPr>
          <w:rFonts w:cs="宋体" w:hint="eastAsia"/>
          <w:szCs w:val="20"/>
        </w:rPr>
        <w:t>：</w:t>
      </w:r>
      <w:r w:rsidRPr="00676411">
        <w:rPr>
          <w:rFonts w:cs="宋体" w:hint="eastAsia"/>
          <w:szCs w:val="20"/>
        </w:rPr>
        <w:t xml:space="preserve"> </w:t>
      </w:r>
      <w:hyperlink r:id="rId37" w:history="1">
        <w:r w:rsidR="003425A0" w:rsidRPr="000D15BE">
          <w:rPr>
            <w:rStyle w:val="ab"/>
            <w:rFonts w:cs="宋体" w:hint="eastAsia"/>
            <w:szCs w:val="20"/>
          </w:rPr>
          <w:t>https://blast.ncbi.nlm.nih.gov/Blast.cgi</w:t>
        </w:r>
      </w:hyperlink>
    </w:p>
    <w:p w14:paraId="50ECDA94" w14:textId="4BE103DC" w:rsidR="00676411" w:rsidRPr="007F7677" w:rsidRDefault="00676411" w:rsidP="00C76D6C">
      <w:pPr>
        <w:spacing w:beforeLines="50" w:before="156" w:line="400" w:lineRule="exact"/>
        <w:rPr>
          <w:rFonts w:cs="宋体"/>
          <w:szCs w:val="20"/>
        </w:rPr>
      </w:pPr>
      <w:r>
        <w:rPr>
          <w:rFonts w:cs="宋体" w:hint="eastAsia"/>
          <w:szCs w:val="20"/>
        </w:rPr>
        <w:t>可参考引物设计视频：</w:t>
      </w:r>
    </w:p>
    <w:p w14:paraId="72BE2340" w14:textId="21A01E57" w:rsidR="00A23C40" w:rsidRDefault="00000000" w:rsidP="005614F4">
      <w:pPr>
        <w:spacing w:beforeLines="50" w:before="156" w:line="400" w:lineRule="exact"/>
        <w:rPr>
          <w:rFonts w:cs="宋体"/>
          <w:szCs w:val="20"/>
        </w:rPr>
      </w:pPr>
      <w:hyperlink r:id="rId38" w:history="1">
        <w:r w:rsidR="005614F4" w:rsidRPr="001E4AF4">
          <w:rPr>
            <w:rStyle w:val="ab"/>
            <w:rFonts w:cs="宋体"/>
            <w:szCs w:val="20"/>
          </w:rPr>
          <w:t>https://www.bilibili.com/video/BV16B4y1u732/?spm_id_from=333.999.0.0&amp;vd_source=a00ac48e569fb0bd637e0e75392653da</w:t>
        </w:r>
      </w:hyperlink>
    </w:p>
    <w:p w14:paraId="5229420C" w14:textId="2B194556" w:rsidR="005614F4" w:rsidRDefault="00314B2D" w:rsidP="005614F4">
      <w:pPr>
        <w:spacing w:beforeLines="50" w:before="156" w:line="400" w:lineRule="exact"/>
        <w:rPr>
          <w:rFonts w:cs="宋体"/>
          <w:szCs w:val="20"/>
        </w:rPr>
      </w:pPr>
      <w:r>
        <w:rPr>
          <w:rFonts w:cs="宋体"/>
          <w:noProof/>
          <w:szCs w:val="20"/>
        </w:rPr>
        <mc:AlternateContent>
          <mc:Choice Requires="wps">
            <w:drawing>
              <wp:anchor distT="0" distB="0" distL="114300" distR="114300" simplePos="0" relativeHeight="251678720" behindDoc="0" locked="0" layoutInCell="1" allowOverlap="1" wp14:anchorId="3D4D6A43" wp14:editId="5A148A29">
                <wp:simplePos x="0" y="0"/>
                <wp:positionH relativeFrom="column">
                  <wp:posOffset>-259714</wp:posOffset>
                </wp:positionH>
                <wp:positionV relativeFrom="paragraph">
                  <wp:posOffset>1307465</wp:posOffset>
                </wp:positionV>
                <wp:extent cx="1824037" cy="298450"/>
                <wp:effectExtent l="635" t="0" r="5715" b="5715"/>
                <wp:wrapNone/>
                <wp:docPr id="13" name="文本框 13"/>
                <wp:cNvGraphicFramePr/>
                <a:graphic xmlns:a="http://schemas.openxmlformats.org/drawingml/2006/main">
                  <a:graphicData uri="http://schemas.microsoft.com/office/word/2010/wordprocessingShape">
                    <wps:wsp>
                      <wps:cNvSpPr txBox="1"/>
                      <wps:spPr>
                        <a:xfrm rot="16200000">
                          <a:off x="0" y="0"/>
                          <a:ext cx="1824037" cy="298450"/>
                        </a:xfrm>
                        <a:prstGeom prst="rect">
                          <a:avLst/>
                        </a:prstGeom>
                        <a:solidFill>
                          <a:schemeClr val="lt1"/>
                        </a:solidFill>
                        <a:ln w="6350">
                          <a:noFill/>
                        </a:ln>
                      </wps:spPr>
                      <wps:txbx>
                        <w:txbxContent>
                          <w:p w14:paraId="2F5111A2" w14:textId="61D5237A" w:rsidR="00F86B7A" w:rsidRPr="00F86B7A" w:rsidRDefault="00F86B7A">
                            <w:pPr>
                              <w:rPr>
                                <w:b/>
                                <w:bCs/>
                              </w:rPr>
                            </w:pPr>
                            <w:r w:rsidRPr="00F86B7A">
                              <w:rPr>
                                <w:rFonts w:hint="eastAsia"/>
                                <w:b/>
                                <w:bCs/>
                              </w:rPr>
                              <w:t>R</w:t>
                            </w:r>
                            <w:r w:rsidRPr="00F86B7A">
                              <w:rPr>
                                <w:b/>
                                <w:bCs/>
                              </w:rPr>
                              <w:t xml:space="preserve">elative expression </w:t>
                            </w:r>
                            <w:r w:rsidRPr="00F86B7A">
                              <w:rPr>
                                <w:rFonts w:hint="eastAsia"/>
                                <w:b/>
                                <w:bCs/>
                              </w:rPr>
                              <w:t>of</w:t>
                            </w:r>
                            <w:r w:rsidRPr="00F86B7A">
                              <w:rPr>
                                <w:b/>
                                <w:bCs/>
                              </w:rPr>
                              <w:t xml:space="preserve"> A gene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4D6A43" id="文本框 13" o:spid="_x0000_s1028" type="#_x0000_t202" style="position:absolute;left:0;text-align:left;margin-left:-20.45pt;margin-top:102.95pt;width:143.6pt;height:23.5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" fillcolor="white [3201]" stroked="f" strokeweight=".5pt">
                <v:textbox>
                  <w:txbxContent>
                    <w:p w14:paraId="2F5111A2" w14:textId="61D5237A" w:rsidR="00F86B7A" w:rsidRPr="00F86B7A" w:rsidRDefault="00F86B7A">
                      <w:pPr>
                        <w:rPr>
                          <w:b/>
                          <w:bCs/>
                        </w:rPr>
                      </w:pPr>
                      <w:r w:rsidRPr="00F86B7A">
                        <w:rPr>
                          <w:rFonts w:hint="eastAsia"/>
                          <w:b/>
                          <w:bCs/>
                        </w:rPr>
                        <w:t>R</w:t>
                      </w:r>
                      <w:r w:rsidRPr="00F86B7A">
                        <w:rPr>
                          <w:b/>
                          <w:bCs/>
                        </w:rPr>
                        <w:t xml:space="preserve">elative expression </w:t>
                      </w:r>
                      <w:r w:rsidRPr="00F86B7A">
                        <w:rPr>
                          <w:rFonts w:hint="eastAsia"/>
                          <w:b/>
                          <w:bCs/>
                        </w:rPr>
                        <w:t>of</w:t>
                      </w:r>
                      <w:r w:rsidRPr="00F86B7A">
                        <w:rPr>
                          <w:b/>
                          <w:bCs/>
                        </w:rPr>
                        <w:t xml:space="preserve"> A gene</w:t>
                      </w:r>
                    </w:p>
                  </w:txbxContent>
                </v:textbox>
              </v:shape>
            </w:pict>
          </mc:Fallback>
        </mc:AlternateContent>
      </w:r>
      <w:r>
        <w:rPr>
          <w:rFonts w:cs="宋体"/>
          <w:noProof/>
          <w:szCs w:val="20"/>
        </w:rPr>
        <w:drawing>
          <wp:anchor distT="0" distB="0" distL="114300" distR="114300" simplePos="0" relativeHeight="251677696" behindDoc="0" locked="0" layoutInCell="1" allowOverlap="1" wp14:anchorId="30AFFB44" wp14:editId="086728F2">
            <wp:simplePos x="0" y="0"/>
            <wp:positionH relativeFrom="margin">
              <wp:posOffset>558800</wp:posOffset>
            </wp:positionH>
            <wp:positionV relativeFrom="paragraph">
              <wp:posOffset>437515</wp:posOffset>
            </wp:positionV>
            <wp:extent cx="3683000" cy="2273935"/>
            <wp:effectExtent l="0" t="0" r="0" b="0"/>
            <wp:wrapTopAndBottom/>
            <wp:docPr id="12" name="图片 12" descr="A549-OE mRNA水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4" descr="A549-OE mRNA水平"/>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683000" cy="2273935"/>
                    </a:xfrm>
                    <a:prstGeom prst="rect">
                      <a:avLst/>
                    </a:prstGeom>
                    <a:noFill/>
                    <a:ln>
                      <a:noFill/>
                    </a:ln>
                  </pic:spPr>
                </pic:pic>
              </a:graphicData>
            </a:graphic>
            <wp14:sizeRelH relativeFrom="page">
              <wp14:pctWidth>0</wp14:pctWidth>
            </wp14:sizeRelH>
            <wp14:sizeRelV relativeFrom="page">
              <wp14:pctHeight>0</wp14:pctHeight>
            </wp14:sizeRelV>
          </wp:anchor>
        </w:drawing>
      </w:r>
      <w:r w:rsidR="005614F4">
        <w:rPr>
          <w:rFonts w:cs="宋体" w:hint="eastAsia"/>
          <w:szCs w:val="20"/>
        </w:rPr>
        <w:t>实验呈现的数据：</w:t>
      </w:r>
    </w:p>
    <w:p w14:paraId="2140CE1B" w14:textId="43E7EF64" w:rsidR="005614F4" w:rsidRDefault="00F86B7A" w:rsidP="005614F4">
      <w:pPr>
        <w:spacing w:beforeLines="50" w:before="156" w:line="400" w:lineRule="exact"/>
        <w:rPr>
          <w:rFonts w:cs="宋体"/>
          <w:szCs w:val="20"/>
        </w:rPr>
      </w:pPr>
      <w:r>
        <w:rPr>
          <w:rFonts w:cs="宋体" w:hint="eastAsia"/>
          <w:szCs w:val="20"/>
        </w:rPr>
        <w:t>分析软件：</w:t>
      </w:r>
      <w:r>
        <w:rPr>
          <w:rFonts w:cs="宋体" w:hint="eastAsia"/>
          <w:szCs w:val="20"/>
        </w:rPr>
        <w:t>Graph</w:t>
      </w:r>
      <w:r>
        <w:rPr>
          <w:rFonts w:cs="宋体"/>
          <w:szCs w:val="20"/>
        </w:rPr>
        <w:t>P</w:t>
      </w:r>
      <w:r>
        <w:rPr>
          <w:rFonts w:cs="宋体" w:hint="eastAsia"/>
          <w:szCs w:val="20"/>
        </w:rPr>
        <w:t>ad</w:t>
      </w:r>
    </w:p>
    <w:p w14:paraId="33D79A55" w14:textId="53C9ABDC" w:rsidR="00256AA9" w:rsidRDefault="00256AA9" w:rsidP="005614F4">
      <w:pPr>
        <w:spacing w:beforeLines="50" w:before="156" w:line="400" w:lineRule="exact"/>
        <w:rPr>
          <w:rFonts w:cs="宋体"/>
          <w:szCs w:val="20"/>
        </w:rPr>
      </w:pPr>
      <w:r>
        <w:rPr>
          <w:rFonts w:cs="宋体" w:hint="eastAsia"/>
          <w:szCs w:val="20"/>
        </w:rPr>
        <w:t>软件使用说明参考链接：</w:t>
      </w:r>
      <w:hyperlink r:id="rId40" w:history="1">
        <w:r w:rsidRPr="000D15BE">
          <w:rPr>
            <w:rStyle w:val="ab"/>
            <w:rFonts w:cs="宋体"/>
            <w:szCs w:val="20"/>
          </w:rPr>
          <w:t>https://www.graphpad-prism.cn/guides/prism/9/user-guide/index.htm</w:t>
        </w:r>
      </w:hyperlink>
    </w:p>
    <w:p w14:paraId="711A0E2A" w14:textId="0143BD94" w:rsidR="00256AA9" w:rsidRDefault="002A586F" w:rsidP="005614F4">
      <w:pPr>
        <w:spacing w:beforeLines="50" w:before="156" w:line="400" w:lineRule="exact"/>
        <w:rPr>
          <w:rFonts w:cs="宋体"/>
          <w:szCs w:val="20"/>
        </w:rPr>
      </w:pPr>
      <w:r>
        <w:rPr>
          <w:rFonts w:cs="宋体"/>
          <w:szCs w:val="20"/>
        </w:rPr>
        <w:t>5</w:t>
      </w:r>
      <w:r w:rsidR="00287A57" w:rsidRPr="00287A57">
        <w:rPr>
          <w:rFonts w:cs="宋体" w:hint="eastAsia"/>
          <w:szCs w:val="20"/>
        </w:rPr>
        <w:t>.2.</w:t>
      </w:r>
      <w:r w:rsidR="00287A57">
        <w:rPr>
          <w:rFonts w:cs="宋体"/>
          <w:szCs w:val="20"/>
        </w:rPr>
        <w:t>2</w:t>
      </w:r>
      <w:r w:rsidR="00287A57" w:rsidRPr="00287A57">
        <w:rPr>
          <w:rFonts w:cs="宋体" w:hint="eastAsia"/>
          <w:szCs w:val="20"/>
        </w:rPr>
        <w:t xml:space="preserve"> </w:t>
      </w:r>
      <w:r w:rsidR="00287A57">
        <w:rPr>
          <w:rFonts w:cs="宋体"/>
          <w:szCs w:val="20"/>
        </w:rPr>
        <w:t>W</w:t>
      </w:r>
      <w:r w:rsidR="00287A57">
        <w:rPr>
          <w:rFonts w:cs="宋体" w:hint="eastAsia"/>
          <w:szCs w:val="20"/>
        </w:rPr>
        <w:t>estern</w:t>
      </w:r>
      <w:r w:rsidR="00287A57">
        <w:rPr>
          <w:rFonts w:cs="宋体"/>
          <w:szCs w:val="20"/>
        </w:rPr>
        <w:t>-Blotting</w:t>
      </w:r>
      <w:r w:rsidR="00287A57" w:rsidRPr="00287A57">
        <w:rPr>
          <w:rFonts w:cs="宋体" w:hint="eastAsia"/>
          <w:szCs w:val="20"/>
        </w:rPr>
        <w:t>检验目的</w:t>
      </w:r>
      <w:r w:rsidR="00287A57">
        <w:rPr>
          <w:rFonts w:cs="宋体" w:hint="eastAsia"/>
          <w:szCs w:val="20"/>
        </w:rPr>
        <w:t>蛋白</w:t>
      </w:r>
      <w:r w:rsidR="00287A57" w:rsidRPr="00287A57">
        <w:rPr>
          <w:rFonts w:cs="宋体" w:hint="eastAsia"/>
          <w:szCs w:val="20"/>
        </w:rPr>
        <w:t>的表达水平</w:t>
      </w:r>
    </w:p>
    <w:p w14:paraId="286813BF" w14:textId="0829BA0C" w:rsidR="00314B2D" w:rsidRDefault="00314B2D" w:rsidP="00314B2D">
      <w:pPr>
        <w:spacing w:beforeLines="50" w:before="156" w:line="400" w:lineRule="exact"/>
        <w:rPr>
          <w:rFonts w:cs="宋体"/>
          <w:szCs w:val="20"/>
        </w:rPr>
      </w:pPr>
      <w:r w:rsidRPr="00314B2D">
        <w:rPr>
          <w:rFonts w:cs="宋体" w:hint="eastAsia"/>
          <w:szCs w:val="20"/>
        </w:rPr>
        <w:t>实验</w:t>
      </w:r>
      <w:r>
        <w:rPr>
          <w:rFonts w:cs="宋体" w:hint="eastAsia"/>
          <w:szCs w:val="20"/>
        </w:rPr>
        <w:t>准备：</w:t>
      </w:r>
    </w:p>
    <w:p w14:paraId="43D305D9" w14:textId="14DBBBD2" w:rsidR="00314B2D" w:rsidRDefault="00314B2D" w:rsidP="00314B2D">
      <w:pPr>
        <w:spacing w:beforeLines="50" w:before="156" w:line="400" w:lineRule="exact"/>
        <w:rPr>
          <w:rFonts w:cs="宋体"/>
          <w:szCs w:val="20"/>
        </w:rPr>
      </w:pPr>
      <w:r>
        <w:rPr>
          <w:rFonts w:cs="宋体" w:hint="eastAsia"/>
          <w:szCs w:val="20"/>
        </w:rPr>
        <w:t>试剂：</w:t>
      </w:r>
    </w:p>
    <w:p w14:paraId="4CC12BEC" w14:textId="1F8B5758" w:rsidR="00314B2D" w:rsidRDefault="00314B2D" w:rsidP="00314B2D">
      <w:pPr>
        <w:spacing w:beforeLines="50" w:before="156" w:line="400" w:lineRule="exact"/>
        <w:rPr>
          <w:rFonts w:cs="宋体"/>
          <w:szCs w:val="20"/>
        </w:rPr>
      </w:pPr>
      <w:r>
        <w:rPr>
          <w:rFonts w:cs="宋体" w:hint="eastAsia"/>
          <w:szCs w:val="20"/>
        </w:rPr>
        <w:t>耗材：</w:t>
      </w:r>
    </w:p>
    <w:p w14:paraId="3FA28D6E" w14:textId="7DCFF747" w:rsidR="00314B2D" w:rsidRDefault="00314B2D" w:rsidP="00314B2D">
      <w:pPr>
        <w:spacing w:beforeLines="50" w:before="156" w:line="400" w:lineRule="exact"/>
        <w:rPr>
          <w:rFonts w:cs="宋体"/>
          <w:szCs w:val="20"/>
        </w:rPr>
      </w:pPr>
      <w:r>
        <w:rPr>
          <w:rFonts w:cs="宋体" w:hint="eastAsia"/>
          <w:szCs w:val="20"/>
        </w:rPr>
        <w:t>仪器：</w:t>
      </w:r>
    </w:p>
    <w:p w14:paraId="2E4E5BB3" w14:textId="474D3B95" w:rsidR="00314B2D" w:rsidRPr="00314B2D" w:rsidRDefault="00314B2D" w:rsidP="00314B2D">
      <w:pPr>
        <w:spacing w:beforeLines="50" w:before="156" w:line="400" w:lineRule="exact"/>
        <w:rPr>
          <w:rFonts w:cs="宋体"/>
          <w:szCs w:val="20"/>
        </w:rPr>
      </w:pPr>
      <w:r>
        <w:rPr>
          <w:rFonts w:cs="宋体" w:hint="eastAsia"/>
          <w:szCs w:val="20"/>
        </w:rPr>
        <w:t>实验步骤：</w:t>
      </w:r>
    </w:p>
    <w:p w14:paraId="3BCA4B3F" w14:textId="1FA58734" w:rsidR="00314B2D" w:rsidRPr="00314B2D" w:rsidRDefault="00314B2D" w:rsidP="00314B2D">
      <w:pPr>
        <w:spacing w:beforeLines="50" w:before="156" w:line="400" w:lineRule="exact"/>
        <w:rPr>
          <w:rFonts w:cs="宋体"/>
          <w:szCs w:val="20"/>
        </w:rPr>
      </w:pPr>
      <w:r w:rsidRPr="00314B2D">
        <w:rPr>
          <w:rFonts w:cs="宋体" w:hint="eastAsia"/>
          <w:szCs w:val="20"/>
        </w:rPr>
        <w:t>1</w:t>
      </w:r>
      <w:r>
        <w:rPr>
          <w:rFonts w:cs="宋体" w:hint="eastAsia"/>
          <w:szCs w:val="20"/>
        </w:rPr>
        <w:t>）</w:t>
      </w:r>
      <w:r w:rsidRPr="00314B2D">
        <w:rPr>
          <w:rFonts w:cs="宋体" w:hint="eastAsia"/>
          <w:szCs w:val="20"/>
        </w:rPr>
        <w:t>过表达或干扰稳定株细胞总蛋白提取</w:t>
      </w:r>
    </w:p>
    <w:p w14:paraId="5AB586F4" w14:textId="1FD54479" w:rsidR="00314B2D" w:rsidRPr="00314B2D" w:rsidRDefault="00314B2D" w:rsidP="00314B2D">
      <w:pPr>
        <w:spacing w:beforeLines="50" w:before="156" w:line="400" w:lineRule="exact"/>
        <w:rPr>
          <w:rFonts w:cs="宋体"/>
          <w:szCs w:val="20"/>
        </w:rPr>
      </w:pPr>
      <w:r w:rsidRPr="00314B2D">
        <w:rPr>
          <w:rFonts w:cs="宋体" w:hint="eastAsia"/>
          <w:szCs w:val="20"/>
        </w:rPr>
        <w:t>弃细胞培养瓶中原有培养基，加入预冷的</w:t>
      </w:r>
      <w:r w:rsidRPr="00314B2D">
        <w:rPr>
          <w:rFonts w:cs="宋体" w:hint="eastAsia"/>
          <w:szCs w:val="20"/>
        </w:rPr>
        <w:t xml:space="preserve"> PBS 5</w:t>
      </w:r>
      <w:r w:rsidR="00B96391">
        <w:rPr>
          <w:rFonts w:cs="宋体" w:hint="eastAsia"/>
          <w:szCs w:val="20"/>
        </w:rPr>
        <w:t>m</w:t>
      </w:r>
      <w:r w:rsidR="00B96391">
        <w:rPr>
          <w:rFonts w:cs="宋体"/>
          <w:szCs w:val="20"/>
        </w:rPr>
        <w:t>L</w:t>
      </w:r>
      <w:r w:rsidRPr="00314B2D">
        <w:rPr>
          <w:rFonts w:cs="宋体" w:hint="eastAsia"/>
          <w:szCs w:val="20"/>
        </w:rPr>
        <w:t>-6m</w:t>
      </w:r>
      <w:r w:rsidR="00B96391">
        <w:rPr>
          <w:rFonts w:cs="宋体"/>
          <w:szCs w:val="20"/>
        </w:rPr>
        <w:t>L</w:t>
      </w:r>
      <w:r w:rsidRPr="00314B2D">
        <w:rPr>
          <w:rFonts w:cs="宋体" w:hint="eastAsia"/>
          <w:szCs w:val="20"/>
        </w:rPr>
        <w:t>洗涤</w:t>
      </w:r>
      <w:r w:rsidRPr="00314B2D">
        <w:rPr>
          <w:rFonts w:cs="宋体" w:hint="eastAsia"/>
          <w:szCs w:val="20"/>
        </w:rPr>
        <w:t xml:space="preserve"> 2</w:t>
      </w:r>
      <w:r w:rsidRPr="00314B2D">
        <w:rPr>
          <w:rFonts w:cs="宋体" w:hint="eastAsia"/>
          <w:szCs w:val="20"/>
        </w:rPr>
        <w:t>次，用移液管尽量吸尽</w:t>
      </w:r>
      <w:r w:rsidRPr="00314B2D">
        <w:rPr>
          <w:rFonts w:cs="宋体" w:hint="eastAsia"/>
          <w:szCs w:val="20"/>
        </w:rPr>
        <w:t xml:space="preserve"> PBS </w:t>
      </w:r>
      <w:r w:rsidRPr="00314B2D">
        <w:rPr>
          <w:rFonts w:cs="宋体" w:hint="eastAsia"/>
          <w:szCs w:val="20"/>
        </w:rPr>
        <w:t>；将培养瓶置于冰上，加入预冷</w:t>
      </w:r>
      <w:r w:rsidRPr="00314B2D">
        <w:rPr>
          <w:rFonts w:cs="宋体" w:hint="eastAsia"/>
          <w:szCs w:val="20"/>
        </w:rPr>
        <w:t xml:space="preserve"> PBS (1m</w:t>
      </w:r>
      <w:r w:rsidR="00B96391">
        <w:rPr>
          <w:rFonts w:cs="宋体"/>
          <w:szCs w:val="20"/>
        </w:rPr>
        <w:t>L</w:t>
      </w:r>
      <w:r w:rsidRPr="00314B2D">
        <w:rPr>
          <w:rFonts w:cs="宋体" w:hint="eastAsia"/>
          <w:szCs w:val="20"/>
        </w:rPr>
        <w:t>)</w:t>
      </w:r>
      <w:r w:rsidRPr="00314B2D">
        <w:rPr>
          <w:rFonts w:cs="宋体" w:hint="eastAsia"/>
          <w:szCs w:val="20"/>
        </w:rPr>
        <w:t>，刮落细胞收集至</w:t>
      </w:r>
      <w:r w:rsidRPr="00314B2D">
        <w:rPr>
          <w:rFonts w:cs="宋体" w:hint="eastAsia"/>
          <w:szCs w:val="20"/>
        </w:rPr>
        <w:t xml:space="preserve"> 2m</w:t>
      </w:r>
      <w:r w:rsidR="00B96391">
        <w:rPr>
          <w:rFonts w:cs="宋体"/>
          <w:szCs w:val="20"/>
        </w:rPr>
        <w:t>L</w:t>
      </w:r>
      <w:r w:rsidRPr="00314B2D">
        <w:rPr>
          <w:rFonts w:cs="宋体" w:hint="eastAsia"/>
          <w:szCs w:val="20"/>
        </w:rPr>
        <w:t xml:space="preserve"> EP</w:t>
      </w:r>
      <w:r w:rsidRPr="00314B2D">
        <w:rPr>
          <w:rFonts w:cs="宋体" w:hint="eastAsia"/>
          <w:szCs w:val="20"/>
        </w:rPr>
        <w:t>管中；</w:t>
      </w:r>
      <w:r w:rsidRPr="00314B2D">
        <w:rPr>
          <w:rFonts w:cs="宋体" w:hint="eastAsia"/>
          <w:szCs w:val="20"/>
        </w:rPr>
        <w:t>4</w:t>
      </w:r>
      <w:r w:rsidRPr="00314B2D">
        <w:rPr>
          <w:rFonts w:cs="宋体" w:hint="eastAsia"/>
          <w:szCs w:val="20"/>
        </w:rPr>
        <w:t>℃，</w:t>
      </w:r>
      <w:r w:rsidRPr="00314B2D">
        <w:rPr>
          <w:rFonts w:cs="宋体" w:hint="eastAsia"/>
          <w:szCs w:val="20"/>
        </w:rPr>
        <w:t xml:space="preserve">5000rpm </w:t>
      </w:r>
      <w:r w:rsidRPr="00314B2D">
        <w:rPr>
          <w:rFonts w:cs="宋体" w:hint="eastAsia"/>
          <w:szCs w:val="20"/>
        </w:rPr>
        <w:t>离心</w:t>
      </w:r>
      <w:r w:rsidRPr="00314B2D">
        <w:rPr>
          <w:rFonts w:cs="宋体" w:hint="eastAsia"/>
          <w:szCs w:val="20"/>
        </w:rPr>
        <w:t xml:space="preserve"> 3min</w:t>
      </w:r>
      <w:r w:rsidRPr="00314B2D">
        <w:rPr>
          <w:rFonts w:cs="宋体" w:hint="eastAsia"/>
          <w:szCs w:val="20"/>
        </w:rPr>
        <w:t>；</w:t>
      </w:r>
    </w:p>
    <w:p w14:paraId="01071B08" w14:textId="77777777" w:rsidR="00314B2D" w:rsidRPr="00314B2D" w:rsidRDefault="00314B2D" w:rsidP="00314B2D">
      <w:pPr>
        <w:spacing w:beforeLines="50" w:before="156" w:line="400" w:lineRule="exact"/>
        <w:rPr>
          <w:rFonts w:cs="宋体"/>
          <w:szCs w:val="20"/>
        </w:rPr>
      </w:pPr>
      <w:r w:rsidRPr="00314B2D">
        <w:rPr>
          <w:rFonts w:cs="宋体" w:hint="eastAsia"/>
          <w:szCs w:val="20"/>
        </w:rPr>
        <w:t>弃上清，加入</w:t>
      </w:r>
      <w:r w:rsidRPr="00314B2D">
        <w:rPr>
          <w:rFonts w:cs="宋体" w:hint="eastAsia"/>
          <w:szCs w:val="20"/>
        </w:rPr>
        <w:t xml:space="preserve"> RIPA (RIPA </w:t>
      </w:r>
      <w:r w:rsidRPr="00314B2D">
        <w:rPr>
          <w:rFonts w:cs="宋体" w:hint="eastAsia"/>
          <w:szCs w:val="20"/>
        </w:rPr>
        <w:t>用量</w:t>
      </w:r>
      <w:r w:rsidRPr="00314B2D">
        <w:rPr>
          <w:rFonts w:cs="宋体" w:hint="eastAsia"/>
          <w:szCs w:val="20"/>
        </w:rPr>
        <w:t xml:space="preserve"> 1ml/10</w:t>
      </w:r>
      <w:r w:rsidRPr="00314B2D">
        <w:rPr>
          <w:rFonts w:cs="宋体" w:hint="eastAsia"/>
          <w:szCs w:val="20"/>
          <w:vertAlign w:val="superscript"/>
        </w:rPr>
        <w:t>7</w:t>
      </w:r>
      <w:r w:rsidRPr="00314B2D">
        <w:rPr>
          <w:rFonts w:cs="宋体" w:hint="eastAsia"/>
          <w:szCs w:val="20"/>
        </w:rPr>
        <w:t xml:space="preserve"> cell/100mm </w:t>
      </w:r>
      <w:r w:rsidRPr="00314B2D">
        <w:rPr>
          <w:rFonts w:cs="宋体" w:hint="eastAsia"/>
          <w:szCs w:val="20"/>
        </w:rPr>
        <w:t>培养面</w:t>
      </w:r>
      <w:r w:rsidRPr="00314B2D">
        <w:rPr>
          <w:rFonts w:cs="宋体" w:hint="eastAsia"/>
          <w:szCs w:val="20"/>
        </w:rPr>
        <w:t>/150cm</w:t>
      </w:r>
      <w:r w:rsidRPr="00314B2D">
        <w:rPr>
          <w:rFonts w:cs="宋体" w:hint="eastAsia"/>
          <w:szCs w:val="20"/>
          <w:vertAlign w:val="superscript"/>
        </w:rPr>
        <w:t>2</w:t>
      </w:r>
      <w:r w:rsidRPr="00314B2D">
        <w:rPr>
          <w:rFonts w:cs="宋体" w:hint="eastAsia"/>
          <w:szCs w:val="20"/>
        </w:rPr>
        <w:t>瓶</w:t>
      </w:r>
      <w:r w:rsidRPr="00314B2D">
        <w:rPr>
          <w:rFonts w:cs="宋体" w:hint="eastAsia"/>
          <w:szCs w:val="20"/>
        </w:rPr>
        <w:t>)</w:t>
      </w:r>
      <w:r w:rsidRPr="00314B2D">
        <w:rPr>
          <w:rFonts w:cs="宋体" w:hint="eastAsia"/>
          <w:szCs w:val="20"/>
        </w:rPr>
        <w:t>（约</w:t>
      </w:r>
      <w:r w:rsidRPr="00314B2D">
        <w:rPr>
          <w:rFonts w:cs="宋体" w:hint="eastAsia"/>
          <w:szCs w:val="20"/>
        </w:rPr>
        <w:t>50-80uL)</w:t>
      </w:r>
      <w:r w:rsidRPr="00314B2D">
        <w:rPr>
          <w:rFonts w:cs="宋体" w:hint="eastAsia"/>
          <w:szCs w:val="20"/>
        </w:rPr>
        <w:t>，混匀，尽量不产生气泡，于冰上超声裂解</w:t>
      </w:r>
      <w:r w:rsidRPr="00314B2D">
        <w:rPr>
          <w:rFonts w:cs="宋体" w:hint="eastAsia"/>
          <w:szCs w:val="20"/>
        </w:rPr>
        <w:t xml:space="preserve"> 10min</w:t>
      </w:r>
      <w:r w:rsidRPr="00314B2D">
        <w:rPr>
          <w:rFonts w:cs="宋体" w:hint="eastAsia"/>
          <w:szCs w:val="20"/>
        </w:rPr>
        <w:t>；离心机于</w:t>
      </w:r>
      <w:r w:rsidRPr="00314B2D">
        <w:rPr>
          <w:rFonts w:cs="宋体" w:hint="eastAsia"/>
          <w:szCs w:val="20"/>
        </w:rPr>
        <w:t>4</w:t>
      </w:r>
      <w:r w:rsidRPr="00314B2D">
        <w:rPr>
          <w:rFonts w:cs="宋体" w:hint="eastAsia"/>
          <w:szCs w:val="20"/>
        </w:rPr>
        <w:t>℃条件下空转</w:t>
      </w:r>
      <w:r w:rsidRPr="00314B2D">
        <w:rPr>
          <w:rFonts w:cs="宋体" w:hint="eastAsia"/>
          <w:szCs w:val="20"/>
        </w:rPr>
        <w:t>20min</w:t>
      </w:r>
      <w:r w:rsidRPr="00314B2D">
        <w:rPr>
          <w:rFonts w:cs="宋体" w:hint="eastAsia"/>
          <w:szCs w:val="20"/>
        </w:rPr>
        <w:t>，再</w:t>
      </w:r>
      <w:r w:rsidRPr="00314B2D">
        <w:rPr>
          <w:rFonts w:cs="宋体" w:hint="eastAsia"/>
          <w:szCs w:val="20"/>
        </w:rPr>
        <w:t>4</w:t>
      </w:r>
      <w:r w:rsidRPr="00314B2D">
        <w:rPr>
          <w:rFonts w:cs="宋体" w:hint="eastAsia"/>
          <w:szCs w:val="20"/>
        </w:rPr>
        <w:t>℃，</w:t>
      </w:r>
      <w:r w:rsidRPr="00314B2D">
        <w:rPr>
          <w:rFonts w:cs="宋体" w:hint="eastAsia"/>
          <w:szCs w:val="20"/>
        </w:rPr>
        <w:t xml:space="preserve">13000rpm </w:t>
      </w:r>
      <w:r w:rsidRPr="00314B2D">
        <w:rPr>
          <w:rFonts w:cs="宋体" w:hint="eastAsia"/>
          <w:szCs w:val="20"/>
        </w:rPr>
        <w:t>离心样品</w:t>
      </w:r>
      <w:r w:rsidRPr="00314B2D">
        <w:rPr>
          <w:rFonts w:cs="宋体" w:hint="eastAsia"/>
          <w:szCs w:val="20"/>
        </w:rPr>
        <w:t xml:space="preserve"> 30min</w:t>
      </w:r>
      <w:r w:rsidRPr="00314B2D">
        <w:rPr>
          <w:rFonts w:cs="宋体" w:hint="eastAsia"/>
          <w:szCs w:val="20"/>
        </w:rPr>
        <w:t>；</w:t>
      </w:r>
    </w:p>
    <w:p w14:paraId="08A4B3F6" w14:textId="08508A6B" w:rsidR="00314B2D" w:rsidRDefault="00314B2D" w:rsidP="00314B2D">
      <w:pPr>
        <w:spacing w:beforeLines="50" w:before="156" w:line="400" w:lineRule="exact"/>
        <w:rPr>
          <w:rFonts w:cs="宋体"/>
          <w:szCs w:val="20"/>
        </w:rPr>
      </w:pPr>
      <w:r w:rsidRPr="00314B2D">
        <w:rPr>
          <w:rFonts w:cs="宋体" w:hint="eastAsia"/>
          <w:szCs w:val="20"/>
        </w:rPr>
        <w:t>取上清液分装至洁净</w:t>
      </w:r>
      <w:r w:rsidRPr="00314B2D">
        <w:rPr>
          <w:rFonts w:cs="宋体" w:hint="eastAsia"/>
          <w:szCs w:val="20"/>
        </w:rPr>
        <w:t xml:space="preserve"> 1.5ml</w:t>
      </w:r>
      <w:r w:rsidRPr="00314B2D">
        <w:rPr>
          <w:rFonts w:cs="宋体" w:hint="eastAsia"/>
          <w:szCs w:val="20"/>
        </w:rPr>
        <w:t>离心管</w:t>
      </w:r>
      <w:r w:rsidR="009B29BE">
        <w:rPr>
          <w:rFonts w:cs="宋体" w:hint="eastAsia"/>
          <w:szCs w:val="20"/>
        </w:rPr>
        <w:t>，</w:t>
      </w:r>
      <w:r w:rsidRPr="00314B2D">
        <w:rPr>
          <w:rFonts w:cs="宋体" w:hint="eastAsia"/>
          <w:szCs w:val="20"/>
        </w:rPr>
        <w:t>取适量</w:t>
      </w:r>
      <w:r w:rsidR="009B29BE" w:rsidRPr="009B29BE">
        <w:rPr>
          <w:rFonts w:cs="宋体" w:hint="eastAsia"/>
          <w:szCs w:val="20"/>
        </w:rPr>
        <w:t>(</w:t>
      </w:r>
      <w:r w:rsidR="009B29BE" w:rsidRPr="009B29BE">
        <w:rPr>
          <w:rFonts w:cs="宋体" w:hint="eastAsia"/>
          <w:szCs w:val="20"/>
        </w:rPr>
        <w:t>可取</w:t>
      </w:r>
      <w:r w:rsidR="009B29BE" w:rsidRPr="009B29BE">
        <w:rPr>
          <w:rFonts w:cs="宋体" w:hint="eastAsia"/>
          <w:szCs w:val="20"/>
        </w:rPr>
        <w:t>5uL</w:t>
      </w:r>
      <w:r w:rsidR="009B29BE" w:rsidRPr="009B29BE">
        <w:rPr>
          <w:rFonts w:cs="宋体" w:hint="eastAsia"/>
          <w:szCs w:val="20"/>
        </w:rPr>
        <w:t>测蛋白浓度）</w:t>
      </w:r>
      <w:r w:rsidRPr="00314B2D">
        <w:rPr>
          <w:rFonts w:cs="宋体" w:hint="eastAsia"/>
          <w:szCs w:val="20"/>
        </w:rPr>
        <w:t>用</w:t>
      </w:r>
      <w:r w:rsidRPr="00314B2D">
        <w:rPr>
          <w:rFonts w:cs="宋体" w:hint="eastAsia"/>
          <w:szCs w:val="20"/>
        </w:rPr>
        <w:t xml:space="preserve"> </w:t>
      </w:r>
      <w:r w:rsidRPr="009B29BE">
        <w:rPr>
          <w:rFonts w:cs="宋体" w:hint="eastAsia"/>
          <w:b/>
          <w:bCs/>
          <w:szCs w:val="20"/>
        </w:rPr>
        <w:t xml:space="preserve">BCA </w:t>
      </w:r>
      <w:r w:rsidRPr="009B29BE">
        <w:rPr>
          <w:rFonts w:cs="宋体" w:hint="eastAsia"/>
          <w:b/>
          <w:bCs/>
          <w:szCs w:val="20"/>
        </w:rPr>
        <w:t>试剂盒</w:t>
      </w:r>
      <w:r w:rsidRPr="00314B2D">
        <w:rPr>
          <w:rFonts w:cs="宋体" w:hint="eastAsia"/>
          <w:szCs w:val="20"/>
        </w:rPr>
        <w:t>测定蛋白浓度，</w:t>
      </w:r>
      <w:r w:rsidR="009B29BE">
        <w:rPr>
          <w:rFonts w:cs="宋体" w:hint="eastAsia"/>
          <w:szCs w:val="20"/>
        </w:rPr>
        <w:t>其余蛋白</w:t>
      </w:r>
      <w:r w:rsidRPr="00314B2D">
        <w:rPr>
          <w:rFonts w:cs="宋体" w:hint="eastAsia"/>
          <w:szCs w:val="20"/>
        </w:rPr>
        <w:t>-20</w:t>
      </w:r>
      <w:r w:rsidRPr="00314B2D">
        <w:rPr>
          <w:rFonts w:cs="宋体" w:hint="eastAsia"/>
          <w:szCs w:val="20"/>
        </w:rPr>
        <w:t>℃保存备用。</w:t>
      </w:r>
      <w:bookmarkStart w:id="16" w:name="_Hlk122032089"/>
    </w:p>
    <w:p w14:paraId="14DAEF5C" w14:textId="38F4FD8A" w:rsidR="009B29BE" w:rsidRDefault="00DD4530" w:rsidP="00314B2D">
      <w:pPr>
        <w:spacing w:beforeLines="50" w:before="156" w:line="400" w:lineRule="exact"/>
        <w:rPr>
          <w:rFonts w:cs="宋体"/>
          <w:szCs w:val="20"/>
        </w:rPr>
      </w:pPr>
      <w:r>
        <w:rPr>
          <w:rFonts w:cs="宋体"/>
          <w:szCs w:val="20"/>
        </w:rPr>
        <w:t>2</w:t>
      </w:r>
      <w:r>
        <w:rPr>
          <w:rFonts w:cs="宋体" w:hint="eastAsia"/>
          <w:szCs w:val="20"/>
        </w:rPr>
        <w:t>）</w:t>
      </w:r>
      <w:r w:rsidR="007E4899">
        <w:rPr>
          <w:rFonts w:cs="宋体" w:hint="eastAsia"/>
          <w:szCs w:val="20"/>
        </w:rPr>
        <w:t>B</w:t>
      </w:r>
      <w:r w:rsidR="007E4899">
        <w:rPr>
          <w:rFonts w:cs="宋体"/>
          <w:szCs w:val="20"/>
        </w:rPr>
        <w:t>CA</w:t>
      </w:r>
      <w:r w:rsidR="007E4899">
        <w:rPr>
          <w:rFonts w:cs="宋体" w:hint="eastAsia"/>
          <w:szCs w:val="20"/>
        </w:rPr>
        <w:t>检测蛋白浓度</w:t>
      </w:r>
      <w:r>
        <w:rPr>
          <w:rFonts w:cs="宋体" w:hint="eastAsia"/>
          <w:szCs w:val="20"/>
        </w:rPr>
        <w:t>检测</w:t>
      </w:r>
      <w:r w:rsidR="007E4899">
        <w:rPr>
          <w:rFonts w:cs="宋体" w:hint="eastAsia"/>
          <w:szCs w:val="20"/>
        </w:rPr>
        <w:t>：</w:t>
      </w:r>
    </w:p>
    <w:p w14:paraId="71B0EB4C" w14:textId="765BC2C8" w:rsidR="007E4899" w:rsidRDefault="007E4899" w:rsidP="007E4899">
      <w:pPr>
        <w:spacing w:beforeLines="50" w:before="156" w:line="400" w:lineRule="exact"/>
        <w:rPr>
          <w:rFonts w:cs="宋体"/>
          <w:szCs w:val="20"/>
        </w:rPr>
      </w:pPr>
      <w:r>
        <w:rPr>
          <w:rFonts w:cs="宋体" w:hint="eastAsia"/>
          <w:szCs w:val="20"/>
        </w:rPr>
        <w:t>原理：</w:t>
      </w:r>
      <w:r w:rsidRPr="007E4899">
        <w:rPr>
          <w:rFonts w:cs="宋体" w:hint="eastAsia"/>
          <w:szCs w:val="20"/>
        </w:rPr>
        <w:t>BCA</w:t>
      </w:r>
      <w:r w:rsidRPr="007E4899">
        <w:rPr>
          <w:rFonts w:cs="宋体" w:hint="eastAsia"/>
          <w:szCs w:val="20"/>
        </w:rPr>
        <w:t>（</w:t>
      </w:r>
      <w:r w:rsidRPr="007E4899">
        <w:rPr>
          <w:rFonts w:cs="宋体" w:hint="eastAsia"/>
          <w:szCs w:val="20"/>
        </w:rPr>
        <w:t>Bicinchoninic acid</w:t>
      </w:r>
      <w:r w:rsidRPr="007E4899">
        <w:rPr>
          <w:rFonts w:cs="宋体" w:hint="eastAsia"/>
          <w:szCs w:val="20"/>
        </w:rPr>
        <w:t>）法是目前应用比较广泛的蛋白质浓度测定方法。基于双缩脲反应，即在碱性环境下蛋白质将</w:t>
      </w:r>
      <w:r w:rsidRPr="007E4899">
        <w:rPr>
          <w:rFonts w:cs="宋体"/>
          <w:szCs w:val="20"/>
        </w:rPr>
        <w:t>Cu</w:t>
      </w:r>
      <w:r w:rsidRPr="007E4899">
        <w:rPr>
          <w:rFonts w:cs="宋体" w:hint="eastAsia"/>
          <w:szCs w:val="20"/>
        </w:rPr>
        <w:t>2+</w:t>
      </w:r>
      <w:r w:rsidRPr="007E4899">
        <w:rPr>
          <w:rFonts w:cs="宋体" w:hint="eastAsia"/>
          <w:szCs w:val="20"/>
        </w:rPr>
        <w:t>还原成</w:t>
      </w:r>
      <w:r w:rsidRPr="007E4899">
        <w:rPr>
          <w:rFonts w:cs="宋体" w:hint="eastAsia"/>
          <w:szCs w:val="20"/>
        </w:rPr>
        <w:t xml:space="preserve"> Cu+</w:t>
      </w:r>
      <w:r w:rsidRPr="007E4899">
        <w:rPr>
          <w:rFonts w:cs="宋体" w:hint="eastAsia"/>
          <w:szCs w:val="20"/>
        </w:rPr>
        <w:t>，产生一种紫蓝色复合物，在</w:t>
      </w:r>
      <w:r w:rsidRPr="007E4899">
        <w:rPr>
          <w:rFonts w:cs="宋体" w:hint="eastAsia"/>
          <w:szCs w:val="20"/>
        </w:rPr>
        <w:t xml:space="preserve"> 562nm </w:t>
      </w:r>
      <w:r w:rsidRPr="007E4899">
        <w:rPr>
          <w:rFonts w:cs="宋体" w:hint="eastAsia"/>
          <w:szCs w:val="20"/>
        </w:rPr>
        <w:t>处有高的吸光值，该反应产物的量与蛋白质浓度成正比。</w:t>
      </w:r>
      <w:r w:rsidR="00B96391">
        <w:rPr>
          <w:rFonts w:cs="宋体" w:hint="eastAsia"/>
          <w:szCs w:val="20"/>
        </w:rPr>
        <w:t>具体操作方法可参考公司说明书。以下以</w:t>
      </w:r>
      <w:proofErr w:type="gramStart"/>
      <w:r w:rsidR="00B96391">
        <w:rPr>
          <w:rFonts w:cs="宋体" w:hint="eastAsia"/>
          <w:szCs w:val="20"/>
        </w:rPr>
        <w:t>翌</w:t>
      </w:r>
      <w:proofErr w:type="gramEnd"/>
      <w:r w:rsidR="00B96391">
        <w:rPr>
          <w:rFonts w:cs="宋体" w:hint="eastAsia"/>
          <w:szCs w:val="20"/>
        </w:rPr>
        <w:t>圣生物的</w:t>
      </w:r>
      <w:r w:rsidR="00B96391">
        <w:rPr>
          <w:rFonts w:cs="宋体" w:hint="eastAsia"/>
          <w:szCs w:val="20"/>
        </w:rPr>
        <w:t>B</w:t>
      </w:r>
      <w:r w:rsidR="00B96391">
        <w:rPr>
          <w:rFonts w:cs="宋体"/>
          <w:szCs w:val="20"/>
        </w:rPr>
        <w:t>CA</w:t>
      </w:r>
      <w:r w:rsidR="00B96391">
        <w:rPr>
          <w:rFonts w:cs="宋体" w:hint="eastAsia"/>
          <w:szCs w:val="20"/>
        </w:rPr>
        <w:t>蛋白定量试剂盒（货号</w:t>
      </w:r>
      <w:r w:rsidR="00B96391">
        <w:rPr>
          <w:rFonts w:cs="宋体" w:hint="eastAsia"/>
          <w:szCs w:val="20"/>
        </w:rPr>
        <w:t>2</w:t>
      </w:r>
      <w:r w:rsidR="00B96391">
        <w:rPr>
          <w:rFonts w:cs="宋体"/>
          <w:szCs w:val="20"/>
        </w:rPr>
        <w:t>0201</w:t>
      </w:r>
      <w:r w:rsidR="00B96391">
        <w:rPr>
          <w:rFonts w:cs="宋体" w:hint="eastAsia"/>
          <w:szCs w:val="20"/>
        </w:rPr>
        <w:t>）为例：</w:t>
      </w:r>
    </w:p>
    <w:p w14:paraId="0900E092" w14:textId="264B14BD" w:rsidR="00B96391" w:rsidRPr="00B96391" w:rsidRDefault="001F2450" w:rsidP="00B96391">
      <w:pPr>
        <w:spacing w:beforeLines="50" w:before="156" w:line="400" w:lineRule="exact"/>
        <w:rPr>
          <w:rFonts w:cs="宋体"/>
          <w:szCs w:val="20"/>
        </w:rPr>
      </w:pPr>
      <w:r>
        <w:rPr>
          <w:rFonts w:cs="宋体"/>
          <w:szCs w:val="20"/>
        </w:rPr>
        <w:t>A</w:t>
      </w:r>
      <w:r>
        <w:rPr>
          <w:rFonts w:cs="宋体" w:hint="eastAsia"/>
          <w:szCs w:val="20"/>
        </w:rPr>
        <w:t>:</w:t>
      </w:r>
      <w:r w:rsidR="00B96391" w:rsidRPr="00B96391">
        <w:rPr>
          <w:rFonts w:cs="宋体" w:hint="eastAsia"/>
          <w:szCs w:val="20"/>
        </w:rPr>
        <w:t>配制</w:t>
      </w:r>
      <w:r w:rsidR="00B96391" w:rsidRPr="00B96391">
        <w:rPr>
          <w:rFonts w:cs="宋体" w:hint="eastAsia"/>
          <w:szCs w:val="20"/>
        </w:rPr>
        <w:t xml:space="preserve"> BSA </w:t>
      </w:r>
      <w:r w:rsidR="00B96391" w:rsidRPr="00B96391">
        <w:rPr>
          <w:rFonts w:cs="宋体" w:hint="eastAsia"/>
          <w:szCs w:val="20"/>
        </w:rPr>
        <w:t>标准品体系</w:t>
      </w:r>
    </w:p>
    <w:p w14:paraId="1097344A" w14:textId="2305960E" w:rsidR="007E4899" w:rsidRDefault="00B96391" w:rsidP="00B96391">
      <w:pPr>
        <w:spacing w:beforeLines="50" w:before="156" w:line="400" w:lineRule="exact"/>
        <w:rPr>
          <w:rFonts w:cs="宋体"/>
          <w:szCs w:val="20"/>
        </w:rPr>
      </w:pPr>
      <w:r>
        <w:rPr>
          <w:noProof/>
        </w:rPr>
        <w:drawing>
          <wp:anchor distT="0" distB="0" distL="114300" distR="114300" simplePos="0" relativeHeight="251680768" behindDoc="0" locked="0" layoutInCell="1" allowOverlap="1" wp14:anchorId="4E0861E3" wp14:editId="69E8776D">
            <wp:simplePos x="0" y="0"/>
            <wp:positionH relativeFrom="column">
              <wp:posOffset>76200</wp:posOffset>
            </wp:positionH>
            <wp:positionV relativeFrom="paragraph">
              <wp:posOffset>734060</wp:posOffset>
            </wp:positionV>
            <wp:extent cx="5274310" cy="1735455"/>
            <wp:effectExtent l="0" t="0" r="2540" b="0"/>
            <wp:wrapTopAndBottom/>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1735455"/>
                    </a:xfrm>
                    <a:prstGeom prst="rect">
                      <a:avLst/>
                    </a:prstGeom>
                  </pic:spPr>
                </pic:pic>
              </a:graphicData>
            </a:graphic>
          </wp:anchor>
        </w:drawing>
      </w:r>
      <w:r w:rsidRPr="00B96391">
        <w:rPr>
          <w:rFonts w:cs="宋体" w:hint="eastAsia"/>
          <w:szCs w:val="20"/>
        </w:rPr>
        <w:t>标准品稀释液为蛋白样品的溶解液，原则上蛋白样品在什么溶液中，标准品也宜用什么溶液稀释。但</w:t>
      </w:r>
      <w:r w:rsidRPr="00FE7AC4">
        <w:rPr>
          <w:rFonts w:cs="宋体" w:hint="eastAsia"/>
          <w:b/>
          <w:bCs/>
          <w:szCs w:val="20"/>
        </w:rPr>
        <w:t>也可用</w:t>
      </w:r>
      <w:r w:rsidRPr="00FE7AC4">
        <w:rPr>
          <w:rFonts w:cs="宋体" w:hint="eastAsia"/>
          <w:b/>
          <w:bCs/>
          <w:szCs w:val="20"/>
        </w:rPr>
        <w:t xml:space="preserve"> 0.9%</w:t>
      </w:r>
      <w:r w:rsidRPr="00FE7AC4">
        <w:rPr>
          <w:rFonts w:cs="宋体" w:hint="eastAsia"/>
          <w:b/>
          <w:bCs/>
          <w:szCs w:val="20"/>
        </w:rPr>
        <w:t>的</w:t>
      </w:r>
      <w:r w:rsidRPr="00FE7AC4">
        <w:rPr>
          <w:rFonts w:cs="宋体" w:hint="eastAsia"/>
          <w:b/>
          <w:bCs/>
          <w:szCs w:val="20"/>
        </w:rPr>
        <w:t xml:space="preserve"> NaCl</w:t>
      </w:r>
      <w:r w:rsidRPr="00FE7AC4">
        <w:rPr>
          <w:rFonts w:cs="宋体" w:hint="eastAsia"/>
          <w:b/>
          <w:bCs/>
          <w:szCs w:val="20"/>
        </w:rPr>
        <w:t>或</w:t>
      </w:r>
      <w:r w:rsidRPr="00FE7AC4">
        <w:rPr>
          <w:rFonts w:cs="宋体" w:hint="eastAsia"/>
          <w:b/>
          <w:bCs/>
          <w:szCs w:val="20"/>
        </w:rPr>
        <w:t xml:space="preserve"> 1</w:t>
      </w:r>
      <w:r w:rsidRPr="00FE7AC4">
        <w:rPr>
          <w:rFonts w:cs="宋体" w:hint="eastAsia"/>
          <w:b/>
          <w:bCs/>
          <w:szCs w:val="20"/>
        </w:rPr>
        <w:t>×</w:t>
      </w:r>
      <w:r w:rsidRPr="00FE7AC4">
        <w:rPr>
          <w:rFonts w:cs="宋体" w:hint="eastAsia"/>
          <w:b/>
          <w:bCs/>
          <w:szCs w:val="20"/>
        </w:rPr>
        <w:t xml:space="preserve">PBS </w:t>
      </w:r>
      <w:r w:rsidRPr="00FE7AC4">
        <w:rPr>
          <w:rFonts w:cs="宋体" w:hint="eastAsia"/>
          <w:b/>
          <w:bCs/>
          <w:szCs w:val="20"/>
        </w:rPr>
        <w:t>进行稀释</w:t>
      </w:r>
      <w:r w:rsidRPr="00B96391">
        <w:rPr>
          <w:rFonts w:cs="宋体" w:hint="eastAsia"/>
          <w:szCs w:val="20"/>
        </w:rPr>
        <w:t>。</w:t>
      </w:r>
    </w:p>
    <w:p w14:paraId="0E964CC6" w14:textId="1BC97523" w:rsidR="001F2450" w:rsidRPr="001F2450" w:rsidRDefault="001F2450" w:rsidP="001F2450">
      <w:pPr>
        <w:spacing w:beforeLines="50" w:before="156" w:line="400" w:lineRule="exact"/>
        <w:rPr>
          <w:rFonts w:cs="宋体"/>
          <w:szCs w:val="20"/>
        </w:rPr>
      </w:pPr>
      <w:r>
        <w:rPr>
          <w:rFonts w:cs="宋体"/>
          <w:szCs w:val="20"/>
        </w:rPr>
        <w:t>B</w:t>
      </w:r>
      <w:r>
        <w:rPr>
          <w:rFonts w:cs="宋体" w:hint="eastAsia"/>
          <w:szCs w:val="20"/>
        </w:rPr>
        <w:t>：</w:t>
      </w:r>
      <w:r w:rsidRPr="001F2450">
        <w:rPr>
          <w:rFonts w:cs="宋体" w:hint="eastAsia"/>
          <w:szCs w:val="20"/>
        </w:rPr>
        <w:t>配制</w:t>
      </w:r>
      <w:r w:rsidRPr="001F2450">
        <w:rPr>
          <w:rFonts w:cs="宋体" w:hint="eastAsia"/>
          <w:szCs w:val="20"/>
        </w:rPr>
        <w:t xml:space="preserve"> BCA </w:t>
      </w:r>
      <w:r w:rsidRPr="001F2450">
        <w:rPr>
          <w:rFonts w:cs="宋体" w:hint="eastAsia"/>
          <w:szCs w:val="20"/>
        </w:rPr>
        <w:t>工作液</w:t>
      </w:r>
      <w:r w:rsidR="00FE7AC4">
        <w:rPr>
          <w:rFonts w:cs="宋体" w:hint="eastAsia"/>
          <w:szCs w:val="20"/>
        </w:rPr>
        <w:t>（以酶标仪检测</w:t>
      </w:r>
      <w:r w:rsidR="00FE7AC4">
        <w:rPr>
          <w:rFonts w:cs="宋体" w:hint="eastAsia"/>
          <w:szCs w:val="20"/>
        </w:rPr>
        <w:t>9</w:t>
      </w:r>
      <w:r w:rsidR="00FE7AC4">
        <w:rPr>
          <w:rFonts w:cs="宋体"/>
          <w:szCs w:val="20"/>
        </w:rPr>
        <w:t>6</w:t>
      </w:r>
      <w:r w:rsidR="00FE7AC4">
        <w:rPr>
          <w:rFonts w:cs="宋体" w:hint="eastAsia"/>
          <w:szCs w:val="20"/>
        </w:rPr>
        <w:t>孔板</w:t>
      </w:r>
      <w:r w:rsidR="00FE7AC4">
        <w:rPr>
          <w:rFonts w:cs="宋体" w:hint="eastAsia"/>
          <w:szCs w:val="20"/>
        </w:rPr>
        <w:t>O</w:t>
      </w:r>
      <w:r w:rsidR="00FE7AC4">
        <w:rPr>
          <w:rFonts w:cs="宋体"/>
          <w:szCs w:val="20"/>
        </w:rPr>
        <w:t>D</w:t>
      </w:r>
      <w:r w:rsidR="00FE7AC4">
        <w:rPr>
          <w:rFonts w:cs="宋体" w:hint="eastAsia"/>
          <w:szCs w:val="20"/>
        </w:rPr>
        <w:t>值为例）</w:t>
      </w:r>
    </w:p>
    <w:p w14:paraId="370C12C9" w14:textId="6F4C99EB" w:rsidR="001F2450" w:rsidRPr="001F2450" w:rsidRDefault="001F2450" w:rsidP="001F2450">
      <w:pPr>
        <w:spacing w:beforeLines="50" w:before="156" w:line="400" w:lineRule="exact"/>
        <w:rPr>
          <w:rFonts w:cs="宋体"/>
          <w:szCs w:val="20"/>
        </w:rPr>
      </w:pPr>
      <w:r w:rsidRPr="001F2450">
        <w:rPr>
          <w:rFonts w:cs="宋体" w:hint="eastAsia"/>
          <w:szCs w:val="20"/>
        </w:rPr>
        <w:t>计算所需要的总</w:t>
      </w:r>
      <w:r w:rsidRPr="001F2450">
        <w:rPr>
          <w:rFonts w:cs="宋体" w:hint="eastAsia"/>
          <w:szCs w:val="20"/>
        </w:rPr>
        <w:t xml:space="preserve"> BCA </w:t>
      </w:r>
      <w:r w:rsidRPr="001F2450">
        <w:rPr>
          <w:rFonts w:cs="宋体" w:hint="eastAsia"/>
          <w:szCs w:val="20"/>
        </w:rPr>
        <w:t>工作液体积</w:t>
      </w:r>
      <w:r>
        <w:rPr>
          <w:rFonts w:cs="宋体" w:hint="eastAsia"/>
          <w:szCs w:val="20"/>
        </w:rPr>
        <w:t>：</w:t>
      </w:r>
    </w:p>
    <w:p w14:paraId="65396E1A" w14:textId="6A40DF51" w:rsidR="001F2450" w:rsidRPr="00FE7AC4" w:rsidRDefault="001F2450" w:rsidP="001F2450">
      <w:pPr>
        <w:spacing w:beforeLines="50" w:before="156" w:line="400" w:lineRule="exact"/>
        <w:rPr>
          <w:rFonts w:cs="宋体"/>
          <w:b/>
          <w:bCs/>
          <w:szCs w:val="20"/>
        </w:rPr>
      </w:pPr>
      <w:r w:rsidRPr="00FE7AC4">
        <w:rPr>
          <w:rFonts w:cs="宋体" w:hint="eastAsia"/>
          <w:b/>
          <w:bCs/>
          <w:szCs w:val="20"/>
        </w:rPr>
        <w:t>总</w:t>
      </w:r>
      <w:r w:rsidRPr="00FE7AC4">
        <w:rPr>
          <w:rFonts w:cs="宋体" w:hint="eastAsia"/>
          <w:b/>
          <w:bCs/>
          <w:szCs w:val="20"/>
        </w:rPr>
        <w:t xml:space="preserve"> BCA </w:t>
      </w:r>
      <w:r w:rsidRPr="00FE7AC4">
        <w:rPr>
          <w:rFonts w:cs="宋体" w:hint="eastAsia"/>
          <w:b/>
          <w:bCs/>
          <w:szCs w:val="20"/>
        </w:rPr>
        <w:t>工作液体积</w:t>
      </w:r>
      <w:r w:rsidRPr="00FE7AC4">
        <w:rPr>
          <w:rFonts w:cs="宋体" w:hint="eastAsia"/>
          <w:b/>
          <w:bCs/>
          <w:szCs w:val="20"/>
        </w:rPr>
        <w:t>=</w:t>
      </w:r>
      <w:r w:rsidRPr="00FE7AC4">
        <w:rPr>
          <w:rFonts w:cs="宋体" w:hint="eastAsia"/>
          <w:b/>
          <w:bCs/>
          <w:szCs w:val="20"/>
        </w:rPr>
        <w:t>（标准品</w:t>
      </w:r>
      <w:r w:rsidRPr="00FE7AC4">
        <w:rPr>
          <w:rFonts w:cs="宋体" w:hint="eastAsia"/>
          <w:b/>
          <w:bCs/>
          <w:szCs w:val="20"/>
        </w:rPr>
        <w:t>+</w:t>
      </w:r>
      <w:r w:rsidRPr="00FE7AC4">
        <w:rPr>
          <w:rFonts w:cs="宋体" w:hint="eastAsia"/>
          <w:b/>
          <w:bCs/>
          <w:szCs w:val="20"/>
        </w:rPr>
        <w:t>待测样品）×重复数×每个样品所需要的</w:t>
      </w:r>
      <w:r w:rsidRPr="00FE7AC4">
        <w:rPr>
          <w:rFonts w:cs="宋体" w:hint="eastAsia"/>
          <w:b/>
          <w:bCs/>
          <w:szCs w:val="20"/>
        </w:rPr>
        <w:t xml:space="preserve"> BCA </w:t>
      </w:r>
      <w:r w:rsidRPr="00FE7AC4">
        <w:rPr>
          <w:rFonts w:cs="宋体" w:hint="eastAsia"/>
          <w:b/>
          <w:bCs/>
          <w:szCs w:val="20"/>
        </w:rPr>
        <w:t>工作液（</w:t>
      </w:r>
      <w:r w:rsidRPr="00FE7AC4">
        <w:rPr>
          <w:rFonts w:cs="宋体" w:hint="eastAsia"/>
          <w:b/>
          <w:bCs/>
          <w:szCs w:val="20"/>
        </w:rPr>
        <w:t>2</w:t>
      </w:r>
      <w:r w:rsidRPr="00FE7AC4">
        <w:rPr>
          <w:rFonts w:cs="宋体"/>
          <w:b/>
          <w:bCs/>
          <w:szCs w:val="20"/>
        </w:rPr>
        <w:t>00</w:t>
      </w:r>
      <w:r w:rsidRPr="00FE7AC4">
        <w:rPr>
          <w:rFonts w:cs="宋体" w:hint="eastAsia"/>
          <w:b/>
          <w:bCs/>
          <w:szCs w:val="20"/>
        </w:rPr>
        <w:t>μ</w:t>
      </w:r>
      <w:r w:rsidRPr="00FE7AC4">
        <w:rPr>
          <w:rFonts w:cs="宋体"/>
          <w:b/>
          <w:bCs/>
          <w:szCs w:val="20"/>
        </w:rPr>
        <w:t>L</w:t>
      </w:r>
      <w:r w:rsidRPr="00FE7AC4">
        <w:rPr>
          <w:rFonts w:cs="宋体" w:hint="eastAsia"/>
          <w:b/>
          <w:bCs/>
          <w:szCs w:val="20"/>
        </w:rPr>
        <w:t>）</w:t>
      </w:r>
    </w:p>
    <w:p w14:paraId="5FC30EE7" w14:textId="77777777" w:rsidR="001F2450" w:rsidRDefault="001F2450" w:rsidP="001F2450">
      <w:pPr>
        <w:spacing w:beforeLines="50" w:before="156" w:line="400" w:lineRule="exact"/>
        <w:rPr>
          <w:rFonts w:cs="宋体"/>
          <w:szCs w:val="20"/>
        </w:rPr>
      </w:pPr>
      <w:r w:rsidRPr="001F2450">
        <w:rPr>
          <w:rFonts w:cs="宋体" w:hint="eastAsia"/>
          <w:szCs w:val="20"/>
        </w:rPr>
        <w:t>配制</w:t>
      </w:r>
      <w:r w:rsidRPr="001F2450">
        <w:rPr>
          <w:rFonts w:cs="宋体" w:hint="eastAsia"/>
          <w:szCs w:val="20"/>
        </w:rPr>
        <w:t xml:space="preserve"> BCA </w:t>
      </w:r>
      <w:r w:rsidRPr="001F2450">
        <w:rPr>
          <w:rFonts w:cs="宋体" w:hint="eastAsia"/>
          <w:szCs w:val="20"/>
        </w:rPr>
        <w:t>工作液：</w:t>
      </w:r>
    </w:p>
    <w:p w14:paraId="618C23E5" w14:textId="55C41E16" w:rsidR="001F2450" w:rsidRPr="001F2450" w:rsidRDefault="001F2450" w:rsidP="001F2450">
      <w:pPr>
        <w:spacing w:beforeLines="50" w:before="156" w:line="400" w:lineRule="exact"/>
        <w:rPr>
          <w:rFonts w:cs="宋体"/>
          <w:szCs w:val="20"/>
        </w:rPr>
      </w:pPr>
      <w:r w:rsidRPr="001F2450">
        <w:rPr>
          <w:rFonts w:cs="宋体" w:hint="eastAsia"/>
          <w:szCs w:val="20"/>
        </w:rPr>
        <w:t xml:space="preserve">50 </w:t>
      </w:r>
      <w:r w:rsidRPr="001F2450">
        <w:rPr>
          <w:rFonts w:cs="宋体" w:hint="eastAsia"/>
          <w:szCs w:val="20"/>
        </w:rPr>
        <w:t>体积的</w:t>
      </w:r>
      <w:r w:rsidRPr="001F2450">
        <w:rPr>
          <w:rFonts w:cs="宋体" w:hint="eastAsia"/>
          <w:szCs w:val="20"/>
        </w:rPr>
        <w:t xml:space="preserve"> BCA </w:t>
      </w:r>
      <w:r w:rsidRPr="001F2450">
        <w:rPr>
          <w:rFonts w:cs="宋体" w:hint="eastAsia"/>
          <w:szCs w:val="20"/>
        </w:rPr>
        <w:t>试剂</w:t>
      </w:r>
      <w:r w:rsidRPr="001F2450">
        <w:rPr>
          <w:rFonts w:cs="宋体" w:hint="eastAsia"/>
          <w:szCs w:val="20"/>
        </w:rPr>
        <w:t xml:space="preserve"> A </w:t>
      </w:r>
      <w:r w:rsidRPr="001F2450">
        <w:rPr>
          <w:rFonts w:cs="宋体" w:hint="eastAsia"/>
          <w:szCs w:val="20"/>
        </w:rPr>
        <w:t>中加入</w:t>
      </w:r>
      <w:r w:rsidRPr="001F2450">
        <w:rPr>
          <w:rFonts w:cs="宋体" w:hint="eastAsia"/>
          <w:szCs w:val="20"/>
        </w:rPr>
        <w:t xml:space="preserve"> 1 </w:t>
      </w:r>
      <w:r w:rsidRPr="001F2450">
        <w:rPr>
          <w:rFonts w:cs="宋体" w:hint="eastAsia"/>
          <w:szCs w:val="20"/>
        </w:rPr>
        <w:t>体积的</w:t>
      </w:r>
      <w:r w:rsidRPr="001F2450">
        <w:rPr>
          <w:rFonts w:cs="宋体" w:hint="eastAsia"/>
          <w:szCs w:val="20"/>
        </w:rPr>
        <w:t xml:space="preserve"> BCA </w:t>
      </w:r>
      <w:r w:rsidRPr="001F2450">
        <w:rPr>
          <w:rFonts w:cs="宋体" w:hint="eastAsia"/>
          <w:szCs w:val="20"/>
        </w:rPr>
        <w:t>试剂</w:t>
      </w:r>
      <w:r w:rsidRPr="001F2450">
        <w:rPr>
          <w:rFonts w:cs="宋体" w:hint="eastAsia"/>
          <w:szCs w:val="20"/>
        </w:rPr>
        <w:t xml:space="preserve"> B</w:t>
      </w:r>
      <w:r w:rsidRPr="001F2450">
        <w:rPr>
          <w:rFonts w:cs="宋体" w:hint="eastAsia"/>
          <w:szCs w:val="20"/>
        </w:rPr>
        <w:t>（</w:t>
      </w:r>
      <w:r w:rsidRPr="001F2450">
        <w:rPr>
          <w:rFonts w:cs="宋体" w:hint="eastAsia"/>
          <w:szCs w:val="20"/>
        </w:rPr>
        <w:t>A:B=50:1</w:t>
      </w:r>
      <w:r w:rsidRPr="001F2450">
        <w:rPr>
          <w:rFonts w:cs="宋体" w:hint="eastAsia"/>
          <w:szCs w:val="20"/>
        </w:rPr>
        <w:t>），充分混匀。</w:t>
      </w:r>
    </w:p>
    <w:p w14:paraId="5CE4C1A0" w14:textId="2BE70DA1" w:rsidR="00B96391" w:rsidRDefault="001F2450" w:rsidP="001F2450">
      <w:pPr>
        <w:spacing w:beforeLines="50" w:before="156" w:line="400" w:lineRule="exact"/>
        <w:rPr>
          <w:rFonts w:cs="宋体"/>
          <w:szCs w:val="20"/>
        </w:rPr>
      </w:pPr>
      <w:r w:rsidRPr="001F2450">
        <w:rPr>
          <w:rFonts w:cs="宋体" w:hint="eastAsia"/>
          <w:szCs w:val="20"/>
        </w:rPr>
        <w:t>【注】：</w:t>
      </w:r>
      <w:r w:rsidRPr="001F2450">
        <w:rPr>
          <w:rFonts w:cs="宋体" w:hint="eastAsia"/>
          <w:szCs w:val="20"/>
        </w:rPr>
        <w:t xml:space="preserve">BCA </w:t>
      </w:r>
      <w:r w:rsidRPr="001F2450">
        <w:rPr>
          <w:rFonts w:cs="宋体" w:hint="eastAsia"/>
          <w:szCs w:val="20"/>
        </w:rPr>
        <w:t>试剂</w:t>
      </w:r>
      <w:r w:rsidRPr="001F2450">
        <w:rPr>
          <w:rFonts w:cs="宋体" w:hint="eastAsia"/>
          <w:szCs w:val="20"/>
        </w:rPr>
        <w:t xml:space="preserve"> B </w:t>
      </w:r>
      <w:r w:rsidRPr="001F2450">
        <w:rPr>
          <w:rFonts w:cs="宋体" w:hint="eastAsia"/>
          <w:szCs w:val="20"/>
        </w:rPr>
        <w:t>加入</w:t>
      </w:r>
      <w:r w:rsidRPr="001F2450">
        <w:rPr>
          <w:rFonts w:cs="宋体" w:hint="eastAsia"/>
          <w:szCs w:val="20"/>
        </w:rPr>
        <w:t xml:space="preserve"> BCA </w:t>
      </w:r>
      <w:r w:rsidRPr="001F2450">
        <w:rPr>
          <w:rFonts w:cs="宋体" w:hint="eastAsia"/>
          <w:szCs w:val="20"/>
        </w:rPr>
        <w:t>试剂</w:t>
      </w:r>
      <w:r w:rsidRPr="001F2450">
        <w:rPr>
          <w:rFonts w:cs="宋体" w:hint="eastAsia"/>
          <w:szCs w:val="20"/>
        </w:rPr>
        <w:t xml:space="preserve"> A </w:t>
      </w:r>
      <w:r w:rsidRPr="001F2450">
        <w:rPr>
          <w:rFonts w:cs="宋体" w:hint="eastAsia"/>
          <w:szCs w:val="20"/>
        </w:rPr>
        <w:t>中后，迅速浑浊，通过混匀后立即变澄清。</w:t>
      </w:r>
      <w:r w:rsidRPr="001F2450">
        <w:rPr>
          <w:rFonts w:cs="宋体" w:hint="eastAsia"/>
          <w:szCs w:val="20"/>
        </w:rPr>
        <w:t xml:space="preserve">BCA </w:t>
      </w:r>
      <w:r w:rsidRPr="001F2450">
        <w:rPr>
          <w:rFonts w:cs="宋体" w:hint="eastAsia"/>
          <w:szCs w:val="20"/>
        </w:rPr>
        <w:t>工作液装入密封容器内，室温条件</w:t>
      </w:r>
      <w:r w:rsidRPr="001F2450">
        <w:rPr>
          <w:rFonts w:cs="宋体" w:hint="eastAsia"/>
          <w:szCs w:val="20"/>
        </w:rPr>
        <w:t xml:space="preserve"> 24h </w:t>
      </w:r>
      <w:r w:rsidRPr="001F2450">
        <w:rPr>
          <w:rFonts w:cs="宋体" w:hint="eastAsia"/>
          <w:szCs w:val="20"/>
        </w:rPr>
        <w:t>稳定。</w:t>
      </w:r>
    </w:p>
    <w:p w14:paraId="405E9C4C" w14:textId="67EA0EEE" w:rsidR="001F2450" w:rsidRPr="001F2450" w:rsidRDefault="00FE7AC4" w:rsidP="001F2450">
      <w:pPr>
        <w:spacing w:beforeLines="50" w:before="156" w:line="400" w:lineRule="exact"/>
        <w:rPr>
          <w:rFonts w:cs="宋体"/>
          <w:szCs w:val="20"/>
        </w:rPr>
      </w:pPr>
      <w:r>
        <w:rPr>
          <w:rFonts w:cs="宋体" w:hint="eastAsia"/>
          <w:szCs w:val="20"/>
        </w:rPr>
        <w:t>（</w:t>
      </w:r>
      <w:r w:rsidR="001F2450" w:rsidRPr="001F2450">
        <w:rPr>
          <w:rFonts w:cs="宋体" w:hint="eastAsia"/>
          <w:szCs w:val="20"/>
        </w:rPr>
        <w:t>1</w:t>
      </w:r>
      <w:r w:rsidR="001F2450" w:rsidRPr="001F2450">
        <w:rPr>
          <w:rFonts w:cs="宋体" w:hint="eastAsia"/>
          <w:szCs w:val="20"/>
        </w:rPr>
        <w:t>）各取</w:t>
      </w:r>
      <w:r w:rsidR="001F2450" w:rsidRPr="001F2450">
        <w:rPr>
          <w:rFonts w:cs="宋体" w:hint="eastAsia"/>
          <w:szCs w:val="20"/>
        </w:rPr>
        <w:t xml:space="preserve"> 25</w:t>
      </w:r>
      <w:r w:rsidR="001F2450" w:rsidRPr="001F2450">
        <w:rPr>
          <w:rFonts w:cs="宋体" w:hint="eastAsia"/>
          <w:szCs w:val="20"/>
        </w:rPr>
        <w:t>μ</w:t>
      </w:r>
      <w:r w:rsidR="001F2450" w:rsidRPr="001F2450">
        <w:rPr>
          <w:rFonts w:cs="宋体" w:hint="eastAsia"/>
          <w:szCs w:val="20"/>
        </w:rPr>
        <w:t xml:space="preserve">L </w:t>
      </w:r>
      <w:r w:rsidR="001F2450" w:rsidRPr="001F2450">
        <w:rPr>
          <w:rFonts w:cs="宋体" w:hint="eastAsia"/>
          <w:szCs w:val="20"/>
        </w:rPr>
        <w:t>标准品和待测样品加入到</w:t>
      </w:r>
      <w:r>
        <w:rPr>
          <w:rFonts w:cs="宋体" w:hint="eastAsia"/>
          <w:szCs w:val="20"/>
        </w:rPr>
        <w:t>9</w:t>
      </w:r>
      <w:r>
        <w:rPr>
          <w:rFonts w:cs="宋体"/>
          <w:szCs w:val="20"/>
        </w:rPr>
        <w:t>6</w:t>
      </w:r>
      <w:r w:rsidR="001F2450" w:rsidRPr="001F2450">
        <w:rPr>
          <w:rFonts w:cs="宋体" w:hint="eastAsia"/>
          <w:szCs w:val="20"/>
        </w:rPr>
        <w:t>孔板中。</w:t>
      </w:r>
    </w:p>
    <w:p w14:paraId="5229E110" w14:textId="7EFA8DE6" w:rsidR="001F2450" w:rsidRPr="001F2450" w:rsidRDefault="001F2450" w:rsidP="001F2450">
      <w:pPr>
        <w:spacing w:beforeLines="50" w:before="156" w:line="400" w:lineRule="exact"/>
        <w:rPr>
          <w:rFonts w:cs="宋体"/>
          <w:szCs w:val="20"/>
        </w:rPr>
      </w:pPr>
      <w:r w:rsidRPr="001F2450">
        <w:rPr>
          <w:rFonts w:cs="宋体" w:hint="eastAsia"/>
          <w:szCs w:val="20"/>
        </w:rPr>
        <w:t>【注】：样品与工作液比例为</w:t>
      </w:r>
      <w:r w:rsidRPr="001F2450">
        <w:rPr>
          <w:rFonts w:cs="宋体" w:hint="eastAsia"/>
          <w:szCs w:val="20"/>
        </w:rPr>
        <w:t xml:space="preserve"> 1:8</w:t>
      </w:r>
      <w:r w:rsidRPr="001F2450">
        <w:rPr>
          <w:rFonts w:cs="宋体" w:hint="eastAsia"/>
          <w:szCs w:val="20"/>
        </w:rPr>
        <w:t>，若样品有限，可使用</w:t>
      </w:r>
      <w:r w:rsidRPr="001F2450">
        <w:rPr>
          <w:rFonts w:cs="宋体" w:hint="eastAsia"/>
          <w:szCs w:val="20"/>
        </w:rPr>
        <w:t xml:space="preserve"> 10</w:t>
      </w:r>
      <w:r w:rsidRPr="001F2450">
        <w:rPr>
          <w:rFonts w:cs="宋体" w:hint="eastAsia"/>
          <w:szCs w:val="20"/>
        </w:rPr>
        <w:t>μ</w:t>
      </w:r>
      <w:r w:rsidRPr="001F2450">
        <w:rPr>
          <w:rFonts w:cs="宋体" w:hint="eastAsia"/>
          <w:szCs w:val="20"/>
        </w:rPr>
        <w:t xml:space="preserve">L </w:t>
      </w:r>
      <w:r w:rsidRPr="001F2450">
        <w:rPr>
          <w:rFonts w:cs="宋体" w:hint="eastAsia"/>
          <w:szCs w:val="20"/>
        </w:rPr>
        <w:t>标准品和待检测样品进行检测（即</w:t>
      </w:r>
      <w:r w:rsidRPr="001F2450">
        <w:rPr>
          <w:rFonts w:cs="宋体" w:hint="eastAsia"/>
          <w:szCs w:val="20"/>
        </w:rPr>
        <w:t xml:space="preserve"> 1:20</w:t>
      </w:r>
      <w:r w:rsidRPr="001F2450">
        <w:rPr>
          <w:rFonts w:cs="宋体" w:hint="eastAsia"/>
          <w:szCs w:val="20"/>
        </w:rPr>
        <w:t>），这时试剂盒的检测范围为</w:t>
      </w:r>
      <w:r w:rsidRPr="001F2450">
        <w:rPr>
          <w:rFonts w:cs="宋体" w:hint="eastAsia"/>
          <w:szCs w:val="20"/>
        </w:rPr>
        <w:t xml:space="preserve"> 125-2000</w:t>
      </w:r>
      <w:r w:rsidRPr="001F2450">
        <w:rPr>
          <w:rFonts w:cs="宋体" w:hint="eastAsia"/>
          <w:szCs w:val="20"/>
        </w:rPr>
        <w:t>μ</w:t>
      </w:r>
      <w:r w:rsidRPr="001F2450">
        <w:rPr>
          <w:rFonts w:cs="宋体" w:hint="eastAsia"/>
          <w:szCs w:val="20"/>
        </w:rPr>
        <w:t>g/mL</w:t>
      </w:r>
      <w:r w:rsidRPr="001F2450">
        <w:rPr>
          <w:rFonts w:cs="宋体" w:hint="eastAsia"/>
          <w:szCs w:val="20"/>
        </w:rPr>
        <w:t>。</w:t>
      </w:r>
    </w:p>
    <w:p w14:paraId="2BAC0186" w14:textId="194BA385" w:rsidR="001F2450" w:rsidRPr="001F2450" w:rsidRDefault="00FE7AC4" w:rsidP="001F2450">
      <w:pPr>
        <w:spacing w:beforeLines="50" w:before="156" w:line="400" w:lineRule="exact"/>
        <w:rPr>
          <w:rFonts w:cs="宋体"/>
          <w:szCs w:val="20"/>
        </w:rPr>
      </w:pPr>
      <w:r>
        <w:rPr>
          <w:rFonts w:cs="宋体" w:hint="eastAsia"/>
          <w:szCs w:val="20"/>
        </w:rPr>
        <w:t>（</w:t>
      </w:r>
      <w:r w:rsidR="001F2450" w:rsidRPr="001F2450">
        <w:rPr>
          <w:rFonts w:cs="宋体" w:hint="eastAsia"/>
          <w:szCs w:val="20"/>
        </w:rPr>
        <w:t>2</w:t>
      </w:r>
      <w:r w:rsidR="001F2450" w:rsidRPr="001F2450">
        <w:rPr>
          <w:rFonts w:cs="宋体" w:hint="eastAsia"/>
          <w:szCs w:val="20"/>
        </w:rPr>
        <w:t>）每孔加入</w:t>
      </w:r>
      <w:r w:rsidR="001F2450" w:rsidRPr="001F2450">
        <w:rPr>
          <w:rFonts w:cs="宋体" w:hint="eastAsia"/>
          <w:szCs w:val="20"/>
        </w:rPr>
        <w:t xml:space="preserve"> 200</w:t>
      </w:r>
      <w:r w:rsidR="001F2450" w:rsidRPr="001F2450">
        <w:rPr>
          <w:rFonts w:cs="宋体" w:hint="eastAsia"/>
          <w:szCs w:val="20"/>
        </w:rPr>
        <w:t>μ</w:t>
      </w:r>
      <w:r w:rsidR="001F2450" w:rsidRPr="001F2450">
        <w:rPr>
          <w:rFonts w:cs="宋体" w:hint="eastAsia"/>
          <w:szCs w:val="20"/>
        </w:rPr>
        <w:t xml:space="preserve">l BCA </w:t>
      </w:r>
      <w:r w:rsidR="001F2450" w:rsidRPr="001F2450">
        <w:rPr>
          <w:rFonts w:cs="宋体" w:hint="eastAsia"/>
          <w:szCs w:val="20"/>
        </w:rPr>
        <w:t>工作液，振荡</w:t>
      </w:r>
      <w:r w:rsidR="001F2450" w:rsidRPr="001F2450">
        <w:rPr>
          <w:rFonts w:cs="宋体" w:hint="eastAsia"/>
          <w:szCs w:val="20"/>
        </w:rPr>
        <w:t xml:space="preserve"> 30s </w:t>
      </w:r>
      <w:r w:rsidR="001F2450" w:rsidRPr="001F2450">
        <w:rPr>
          <w:rFonts w:cs="宋体" w:hint="eastAsia"/>
          <w:szCs w:val="20"/>
        </w:rPr>
        <w:t>充分混匀。盖上微孔板，</w:t>
      </w:r>
      <w:r w:rsidR="001F2450" w:rsidRPr="001F2450">
        <w:rPr>
          <w:rFonts w:cs="宋体" w:hint="eastAsia"/>
          <w:szCs w:val="20"/>
        </w:rPr>
        <w:t>37</w:t>
      </w:r>
      <w:r w:rsidR="001F2450" w:rsidRPr="001F2450">
        <w:rPr>
          <w:rFonts w:cs="宋体" w:hint="eastAsia"/>
          <w:szCs w:val="20"/>
        </w:rPr>
        <w:t>℃孵育</w:t>
      </w:r>
      <w:r w:rsidR="001F2450" w:rsidRPr="001F2450">
        <w:rPr>
          <w:rFonts w:cs="宋体" w:hint="eastAsia"/>
          <w:szCs w:val="20"/>
        </w:rPr>
        <w:t xml:space="preserve"> 30min</w:t>
      </w:r>
      <w:r w:rsidR="001F2450" w:rsidRPr="001F2450">
        <w:rPr>
          <w:rFonts w:cs="宋体" w:hint="eastAsia"/>
          <w:szCs w:val="20"/>
        </w:rPr>
        <w:t>。</w:t>
      </w:r>
    </w:p>
    <w:p w14:paraId="00C33BF0" w14:textId="05CCF4BF" w:rsidR="001F2450" w:rsidRPr="001F2450" w:rsidRDefault="00FE7AC4" w:rsidP="001F2450">
      <w:pPr>
        <w:spacing w:beforeLines="50" w:before="156" w:line="400" w:lineRule="exact"/>
        <w:rPr>
          <w:rFonts w:cs="宋体"/>
          <w:szCs w:val="20"/>
        </w:rPr>
      </w:pPr>
      <w:r>
        <w:rPr>
          <w:rFonts w:cs="宋体" w:hint="eastAsia"/>
          <w:szCs w:val="20"/>
        </w:rPr>
        <w:t>（</w:t>
      </w:r>
      <w:r w:rsidR="001F2450" w:rsidRPr="001F2450">
        <w:rPr>
          <w:rFonts w:cs="宋体" w:hint="eastAsia"/>
          <w:szCs w:val="20"/>
        </w:rPr>
        <w:t>3</w:t>
      </w:r>
      <w:r w:rsidR="001F2450" w:rsidRPr="001F2450">
        <w:rPr>
          <w:rFonts w:cs="宋体" w:hint="eastAsia"/>
          <w:szCs w:val="20"/>
        </w:rPr>
        <w:t>）冷却到室温，在酶标仪上的</w:t>
      </w:r>
      <w:r w:rsidR="001F2450" w:rsidRPr="001F2450">
        <w:rPr>
          <w:rFonts w:cs="宋体" w:hint="eastAsia"/>
          <w:szCs w:val="20"/>
        </w:rPr>
        <w:t xml:space="preserve"> 540-595nm </w:t>
      </w:r>
      <w:r w:rsidR="001F2450" w:rsidRPr="001F2450">
        <w:rPr>
          <w:rFonts w:cs="宋体" w:hint="eastAsia"/>
          <w:szCs w:val="20"/>
        </w:rPr>
        <w:t>波长范围处检测吸光度，其中</w:t>
      </w:r>
      <w:r w:rsidR="001F2450" w:rsidRPr="001F2450">
        <w:rPr>
          <w:rFonts w:cs="宋体" w:hint="eastAsia"/>
          <w:szCs w:val="20"/>
        </w:rPr>
        <w:t xml:space="preserve"> 562nm </w:t>
      </w:r>
      <w:r w:rsidR="001F2450" w:rsidRPr="001F2450">
        <w:rPr>
          <w:rFonts w:cs="宋体" w:hint="eastAsia"/>
          <w:szCs w:val="20"/>
        </w:rPr>
        <w:t>波长为最佳。</w:t>
      </w:r>
    </w:p>
    <w:p w14:paraId="5CDF19E3" w14:textId="77777777" w:rsidR="001F2450" w:rsidRPr="001F2450" w:rsidRDefault="001F2450" w:rsidP="001F2450">
      <w:pPr>
        <w:spacing w:beforeLines="50" w:before="156" w:line="400" w:lineRule="exact"/>
        <w:rPr>
          <w:rFonts w:cs="宋体"/>
          <w:szCs w:val="20"/>
        </w:rPr>
      </w:pPr>
      <w:r w:rsidRPr="001F2450">
        <w:rPr>
          <w:rFonts w:cs="宋体" w:hint="eastAsia"/>
          <w:szCs w:val="20"/>
        </w:rPr>
        <w:t>【注】：</w:t>
      </w:r>
      <w:r w:rsidRPr="001F2450">
        <w:rPr>
          <w:rFonts w:cs="宋体" w:hint="eastAsia"/>
          <w:szCs w:val="20"/>
        </w:rPr>
        <w:t>a</w:t>
      </w:r>
      <w:r w:rsidRPr="001F2450">
        <w:rPr>
          <w:rFonts w:cs="宋体" w:hint="eastAsia"/>
          <w:szCs w:val="20"/>
        </w:rPr>
        <w:t>）由于酶标板</w:t>
      </w:r>
      <w:proofErr w:type="gramStart"/>
      <w:r w:rsidRPr="001F2450">
        <w:rPr>
          <w:rFonts w:cs="宋体" w:hint="eastAsia"/>
          <w:szCs w:val="20"/>
        </w:rPr>
        <w:t>的光径比比</w:t>
      </w:r>
      <w:proofErr w:type="gramEnd"/>
      <w:r w:rsidRPr="001F2450">
        <w:rPr>
          <w:rFonts w:cs="宋体" w:hint="eastAsia"/>
          <w:szCs w:val="20"/>
        </w:rPr>
        <w:t>色</w:t>
      </w:r>
      <w:proofErr w:type="gramStart"/>
      <w:r w:rsidRPr="001F2450">
        <w:rPr>
          <w:rFonts w:cs="宋体" w:hint="eastAsia"/>
          <w:szCs w:val="20"/>
        </w:rPr>
        <w:t>皿</w:t>
      </w:r>
      <w:proofErr w:type="gramEnd"/>
      <w:r w:rsidRPr="001F2450">
        <w:rPr>
          <w:rFonts w:cs="宋体" w:hint="eastAsia"/>
          <w:szCs w:val="20"/>
        </w:rPr>
        <w:t>短，使得酶标板检测需要更好的样品：</w:t>
      </w:r>
      <w:r w:rsidRPr="001F2450">
        <w:rPr>
          <w:rFonts w:cs="宋体" w:hint="eastAsia"/>
          <w:szCs w:val="20"/>
        </w:rPr>
        <w:t xml:space="preserve">BCA </w:t>
      </w:r>
      <w:r w:rsidRPr="001F2450">
        <w:rPr>
          <w:rFonts w:cs="宋体" w:hint="eastAsia"/>
          <w:szCs w:val="20"/>
        </w:rPr>
        <w:t>工作比率来获得相同的检测灵敏度。</w:t>
      </w:r>
    </w:p>
    <w:p w14:paraId="75F1000A" w14:textId="77777777" w:rsidR="001F2450" w:rsidRPr="001F2450" w:rsidRDefault="001F2450" w:rsidP="001F2450">
      <w:pPr>
        <w:spacing w:beforeLines="50" w:before="156" w:line="400" w:lineRule="exact"/>
        <w:rPr>
          <w:rFonts w:cs="宋体"/>
          <w:szCs w:val="20"/>
        </w:rPr>
      </w:pPr>
      <w:r w:rsidRPr="001F2450">
        <w:rPr>
          <w:rFonts w:cs="宋体" w:hint="eastAsia"/>
          <w:szCs w:val="20"/>
        </w:rPr>
        <w:t>若使用高于</w:t>
      </w:r>
      <w:r w:rsidRPr="001F2450">
        <w:rPr>
          <w:rFonts w:cs="宋体" w:hint="eastAsia"/>
          <w:szCs w:val="20"/>
        </w:rPr>
        <w:t xml:space="preserve"> 562nm </w:t>
      </w:r>
      <w:r w:rsidRPr="001F2450">
        <w:rPr>
          <w:rFonts w:cs="宋体" w:hint="eastAsia"/>
          <w:szCs w:val="20"/>
        </w:rPr>
        <w:t>的检测波长，建议延长孵育时间到</w:t>
      </w:r>
      <w:r w:rsidRPr="001F2450">
        <w:rPr>
          <w:rFonts w:cs="宋体" w:hint="eastAsia"/>
          <w:szCs w:val="20"/>
        </w:rPr>
        <w:t xml:space="preserve"> 2h</w:t>
      </w:r>
      <w:r w:rsidRPr="001F2450">
        <w:rPr>
          <w:rFonts w:cs="宋体" w:hint="eastAsia"/>
          <w:szCs w:val="20"/>
        </w:rPr>
        <w:t>。</w:t>
      </w:r>
      <w:r w:rsidRPr="001F2450">
        <w:rPr>
          <w:rFonts w:cs="宋体" w:hint="eastAsia"/>
          <w:szCs w:val="20"/>
        </w:rPr>
        <w:t>b</w:t>
      </w:r>
      <w:r w:rsidRPr="001F2450">
        <w:rPr>
          <w:rFonts w:cs="宋体" w:hint="eastAsia"/>
          <w:szCs w:val="20"/>
        </w:rPr>
        <w:t>）延长孵育时间或者提高样品：</w:t>
      </w:r>
      <w:r w:rsidRPr="001F2450">
        <w:rPr>
          <w:rFonts w:cs="宋体" w:hint="eastAsia"/>
          <w:szCs w:val="20"/>
        </w:rPr>
        <w:t xml:space="preserve">BCA </w:t>
      </w:r>
      <w:r w:rsidRPr="001F2450">
        <w:rPr>
          <w:rFonts w:cs="宋体" w:hint="eastAsia"/>
          <w:szCs w:val="20"/>
        </w:rPr>
        <w:t>工作比会增高每个孔</w:t>
      </w:r>
    </w:p>
    <w:p w14:paraId="399B7E7D" w14:textId="77777777" w:rsidR="001F2450" w:rsidRPr="001F2450" w:rsidRDefault="001F2450" w:rsidP="001F2450">
      <w:pPr>
        <w:spacing w:beforeLines="50" w:before="156" w:line="400" w:lineRule="exact"/>
        <w:rPr>
          <w:rFonts w:cs="宋体"/>
          <w:szCs w:val="20"/>
        </w:rPr>
      </w:pPr>
      <w:r w:rsidRPr="001F2450">
        <w:rPr>
          <w:rFonts w:cs="宋体" w:hint="eastAsia"/>
          <w:szCs w:val="20"/>
        </w:rPr>
        <w:t>的</w:t>
      </w:r>
      <w:r w:rsidRPr="001F2450">
        <w:rPr>
          <w:rFonts w:cs="宋体" w:hint="eastAsia"/>
          <w:szCs w:val="20"/>
        </w:rPr>
        <w:t xml:space="preserve"> OD562nm </w:t>
      </w:r>
      <w:r w:rsidRPr="001F2450">
        <w:rPr>
          <w:rFonts w:cs="宋体" w:hint="eastAsia"/>
          <w:szCs w:val="20"/>
        </w:rPr>
        <w:t>净值，并且降低检测下限和工作线性范围。</w:t>
      </w:r>
    </w:p>
    <w:p w14:paraId="5A02B713" w14:textId="22D5E52E" w:rsidR="001F2450" w:rsidRPr="001F2450" w:rsidRDefault="00FE7AC4" w:rsidP="001F2450">
      <w:pPr>
        <w:spacing w:beforeLines="50" w:before="156" w:line="400" w:lineRule="exact"/>
        <w:rPr>
          <w:rFonts w:cs="宋体"/>
          <w:szCs w:val="20"/>
        </w:rPr>
      </w:pPr>
      <w:r>
        <w:rPr>
          <w:rFonts w:cs="宋体" w:hint="eastAsia"/>
          <w:szCs w:val="20"/>
        </w:rPr>
        <w:t>（</w:t>
      </w:r>
      <w:r w:rsidR="001F2450" w:rsidRPr="001F2450">
        <w:rPr>
          <w:rFonts w:cs="宋体" w:hint="eastAsia"/>
          <w:szCs w:val="20"/>
        </w:rPr>
        <w:t>4</w:t>
      </w:r>
      <w:r w:rsidR="001F2450" w:rsidRPr="001F2450">
        <w:rPr>
          <w:rFonts w:cs="宋体" w:hint="eastAsia"/>
          <w:szCs w:val="20"/>
        </w:rPr>
        <w:t>）根据</w:t>
      </w:r>
      <w:r w:rsidR="001F2450" w:rsidRPr="001F2450">
        <w:rPr>
          <w:rFonts w:cs="宋体" w:hint="eastAsia"/>
          <w:szCs w:val="20"/>
        </w:rPr>
        <w:t xml:space="preserve"> BSA </w:t>
      </w:r>
      <w:r w:rsidR="001F2450" w:rsidRPr="001F2450">
        <w:rPr>
          <w:rFonts w:cs="宋体" w:hint="eastAsia"/>
          <w:szCs w:val="20"/>
        </w:rPr>
        <w:t>标准品的吸光度（减去标准品中空白孔的</w:t>
      </w:r>
      <w:r w:rsidR="001F2450" w:rsidRPr="001F2450">
        <w:rPr>
          <w:rFonts w:cs="宋体" w:hint="eastAsia"/>
          <w:szCs w:val="20"/>
        </w:rPr>
        <w:t xml:space="preserve"> OD </w:t>
      </w:r>
      <w:r w:rsidR="001F2450" w:rsidRPr="001F2450">
        <w:rPr>
          <w:rFonts w:cs="宋体" w:hint="eastAsia"/>
          <w:szCs w:val="20"/>
        </w:rPr>
        <w:t>值</w:t>
      </w:r>
      <w:proofErr w:type="gramStart"/>
      <w:r w:rsidR="001F2450" w:rsidRPr="001F2450">
        <w:rPr>
          <w:rFonts w:cs="宋体" w:hint="eastAsia"/>
          <w:szCs w:val="20"/>
        </w:rPr>
        <w:t>即最终</w:t>
      </w:r>
      <w:proofErr w:type="gramEnd"/>
      <w:r w:rsidR="001F2450" w:rsidRPr="001F2450">
        <w:rPr>
          <w:rFonts w:cs="宋体" w:hint="eastAsia"/>
          <w:szCs w:val="20"/>
        </w:rPr>
        <w:t>的读数），绘制标准曲线（</w:t>
      </w:r>
      <w:r w:rsidR="001F2450" w:rsidRPr="001F2450">
        <w:rPr>
          <w:rFonts w:cs="宋体" w:hint="eastAsia"/>
          <w:szCs w:val="20"/>
        </w:rPr>
        <w:t>X-</w:t>
      </w:r>
      <w:r w:rsidR="001F2450" w:rsidRPr="001F2450">
        <w:rPr>
          <w:rFonts w:cs="宋体" w:hint="eastAsia"/>
          <w:szCs w:val="20"/>
        </w:rPr>
        <w:t>蛋白浓度</w:t>
      </w:r>
      <w:r w:rsidR="001F2450" w:rsidRPr="001F2450">
        <w:rPr>
          <w:rFonts w:cs="宋体" w:hint="eastAsia"/>
          <w:szCs w:val="20"/>
        </w:rPr>
        <w:t xml:space="preserve"> ug/mL</w:t>
      </w:r>
      <w:r w:rsidR="001F2450" w:rsidRPr="001F2450">
        <w:rPr>
          <w:rFonts w:cs="宋体" w:hint="eastAsia"/>
          <w:szCs w:val="20"/>
        </w:rPr>
        <w:t>；</w:t>
      </w:r>
      <w:r w:rsidR="001F2450" w:rsidRPr="001F2450">
        <w:rPr>
          <w:rFonts w:cs="宋体" w:hint="eastAsia"/>
          <w:szCs w:val="20"/>
        </w:rPr>
        <w:t>Y-</w:t>
      </w:r>
      <w:r w:rsidR="001F2450" w:rsidRPr="001F2450">
        <w:rPr>
          <w:rFonts w:cs="宋体" w:hint="eastAsia"/>
          <w:szCs w:val="20"/>
        </w:rPr>
        <w:t>最终的</w:t>
      </w:r>
      <w:r w:rsidR="001F2450" w:rsidRPr="001F2450">
        <w:rPr>
          <w:rFonts w:cs="宋体" w:hint="eastAsia"/>
          <w:szCs w:val="20"/>
        </w:rPr>
        <w:t xml:space="preserve"> OD562nm</w:t>
      </w:r>
      <w:r w:rsidR="001F2450" w:rsidRPr="001F2450">
        <w:rPr>
          <w:rFonts w:cs="宋体" w:hint="eastAsia"/>
          <w:szCs w:val="20"/>
        </w:rPr>
        <w:t>）。依据标准曲线和样品的稀释倍数计算样品蛋白浓度。</w:t>
      </w:r>
    </w:p>
    <w:bookmarkEnd w:id="16"/>
    <w:p w14:paraId="54F09085" w14:textId="0D2F501F" w:rsidR="007E4899" w:rsidRPr="00314B2D" w:rsidRDefault="00FE7AC4" w:rsidP="00314B2D">
      <w:pPr>
        <w:spacing w:beforeLines="50" w:before="156" w:line="400" w:lineRule="exact"/>
        <w:rPr>
          <w:rFonts w:cs="宋体"/>
          <w:szCs w:val="20"/>
        </w:rPr>
      </w:pPr>
      <w:r>
        <w:rPr>
          <w:rFonts w:cs="宋体"/>
          <w:szCs w:val="20"/>
        </w:rPr>
        <w:t>3</w:t>
      </w:r>
      <w:r>
        <w:rPr>
          <w:rFonts w:cs="宋体" w:hint="eastAsia"/>
          <w:szCs w:val="20"/>
        </w:rPr>
        <w:t>）</w:t>
      </w:r>
      <w:r w:rsidR="00314B2D" w:rsidRPr="00314B2D">
        <w:rPr>
          <w:rFonts w:cs="宋体"/>
          <w:szCs w:val="20"/>
        </w:rPr>
        <w:t>Western blotting</w:t>
      </w:r>
    </w:p>
    <w:p w14:paraId="5F39BD25" w14:textId="5484E97B" w:rsidR="00314B2D" w:rsidRPr="00314B2D" w:rsidRDefault="00314B2D" w:rsidP="00314B2D">
      <w:pPr>
        <w:spacing w:beforeLines="50" w:before="156" w:line="400" w:lineRule="exact"/>
        <w:rPr>
          <w:rFonts w:cs="宋体"/>
          <w:szCs w:val="20"/>
        </w:rPr>
      </w:pPr>
      <w:r w:rsidRPr="00314B2D">
        <w:rPr>
          <w:rFonts w:cs="宋体" w:hint="eastAsia"/>
          <w:szCs w:val="20"/>
        </w:rPr>
        <w:t xml:space="preserve">(1)  </w:t>
      </w:r>
      <w:r w:rsidR="00FE7AC4">
        <w:rPr>
          <w:rFonts w:cs="宋体" w:hint="eastAsia"/>
          <w:szCs w:val="20"/>
        </w:rPr>
        <w:t>取出预制胶，</w:t>
      </w:r>
      <w:r w:rsidRPr="00314B2D">
        <w:rPr>
          <w:rFonts w:cs="宋体" w:hint="eastAsia"/>
          <w:szCs w:val="20"/>
        </w:rPr>
        <w:t>垂直拔出梳子</w:t>
      </w:r>
      <w:r w:rsidR="00FE7AC4">
        <w:rPr>
          <w:rFonts w:cs="宋体" w:hint="eastAsia"/>
          <w:szCs w:val="20"/>
        </w:rPr>
        <w:t>，</w:t>
      </w:r>
      <w:r w:rsidRPr="00314B2D">
        <w:rPr>
          <w:rFonts w:cs="宋体" w:hint="eastAsia"/>
          <w:szCs w:val="20"/>
        </w:rPr>
        <w:t>用水冲洗浓缩胶后放入电泳槽中，加入新配制的</w:t>
      </w:r>
      <w:r w:rsidRPr="00314B2D">
        <w:rPr>
          <w:rFonts w:cs="宋体" w:hint="eastAsia"/>
          <w:szCs w:val="20"/>
        </w:rPr>
        <w:t>1X</w:t>
      </w:r>
      <w:r w:rsidRPr="00314B2D">
        <w:rPr>
          <w:rFonts w:cs="宋体" w:hint="eastAsia"/>
          <w:szCs w:val="20"/>
        </w:rPr>
        <w:t>电泳缓冲液，按</w:t>
      </w:r>
      <w:r w:rsidRPr="00314B2D">
        <w:rPr>
          <w:rFonts w:cs="宋体" w:hint="eastAsia"/>
          <w:szCs w:val="20"/>
        </w:rPr>
        <w:t xml:space="preserve"> </w:t>
      </w:r>
      <w:r w:rsidR="00FE7AC4">
        <w:rPr>
          <w:rFonts w:cs="宋体"/>
          <w:szCs w:val="20"/>
        </w:rPr>
        <w:t>1</w:t>
      </w:r>
      <w:r w:rsidRPr="00314B2D">
        <w:rPr>
          <w:rFonts w:cs="宋体" w:hint="eastAsia"/>
          <w:szCs w:val="20"/>
        </w:rPr>
        <w:t>0-</w:t>
      </w:r>
      <w:r w:rsidR="00FE7AC4">
        <w:rPr>
          <w:rFonts w:cs="宋体"/>
          <w:szCs w:val="20"/>
        </w:rPr>
        <w:t>3</w:t>
      </w:r>
      <w:r w:rsidRPr="00314B2D">
        <w:rPr>
          <w:rFonts w:cs="宋体" w:hint="eastAsia"/>
          <w:szCs w:val="20"/>
        </w:rPr>
        <w:t>0</w:t>
      </w:r>
      <w:r w:rsidRPr="00314B2D">
        <w:rPr>
          <w:rFonts w:cs="宋体" w:hint="eastAsia"/>
          <w:szCs w:val="20"/>
        </w:rPr>
        <w:t>μ</w:t>
      </w:r>
      <w:r w:rsidRPr="00314B2D">
        <w:rPr>
          <w:rFonts w:cs="宋体" w:hint="eastAsia"/>
          <w:szCs w:val="20"/>
        </w:rPr>
        <w:t xml:space="preserve">g </w:t>
      </w:r>
      <w:r w:rsidRPr="00314B2D">
        <w:rPr>
          <w:rFonts w:cs="宋体" w:hint="eastAsia"/>
          <w:szCs w:val="20"/>
        </w:rPr>
        <w:t>蛋白含量取样品；蛋白</w:t>
      </w:r>
      <w:r w:rsidRPr="00314B2D">
        <w:rPr>
          <w:rFonts w:cs="宋体" w:hint="eastAsia"/>
          <w:szCs w:val="20"/>
        </w:rPr>
        <w:t>marker</w:t>
      </w:r>
      <w:proofErr w:type="gramStart"/>
      <w:r w:rsidRPr="00314B2D">
        <w:rPr>
          <w:rFonts w:cs="宋体" w:hint="eastAsia"/>
          <w:szCs w:val="20"/>
        </w:rPr>
        <w:t>上样量</w:t>
      </w:r>
      <w:proofErr w:type="gramEnd"/>
      <w:r w:rsidRPr="00314B2D">
        <w:rPr>
          <w:rFonts w:cs="宋体" w:hint="eastAsia"/>
          <w:szCs w:val="20"/>
        </w:rPr>
        <w:t>为</w:t>
      </w:r>
      <w:r w:rsidRPr="00314B2D">
        <w:rPr>
          <w:rFonts w:cs="宋体" w:hint="eastAsia"/>
          <w:szCs w:val="20"/>
        </w:rPr>
        <w:t>5uL</w:t>
      </w:r>
      <w:r w:rsidRPr="00314B2D">
        <w:rPr>
          <w:rFonts w:cs="宋体" w:hint="eastAsia"/>
          <w:szCs w:val="20"/>
        </w:rPr>
        <w:t>。加入足量电泳液</w:t>
      </w:r>
      <w:proofErr w:type="gramStart"/>
      <w:r w:rsidRPr="00314B2D">
        <w:rPr>
          <w:rFonts w:cs="宋体" w:hint="eastAsia"/>
          <w:szCs w:val="20"/>
        </w:rPr>
        <w:t>后上样</w:t>
      </w:r>
      <w:proofErr w:type="gramEnd"/>
      <w:r w:rsidRPr="00314B2D">
        <w:rPr>
          <w:rFonts w:cs="宋体" w:hint="eastAsia"/>
          <w:szCs w:val="20"/>
        </w:rPr>
        <w:t>(</w:t>
      </w:r>
      <w:r w:rsidRPr="00314B2D">
        <w:rPr>
          <w:rFonts w:cs="宋体" w:hint="eastAsia"/>
          <w:szCs w:val="20"/>
        </w:rPr>
        <w:t>电泳</w:t>
      </w:r>
      <w:proofErr w:type="gramStart"/>
      <w:r w:rsidRPr="00314B2D">
        <w:rPr>
          <w:rFonts w:cs="宋体" w:hint="eastAsia"/>
          <w:szCs w:val="20"/>
        </w:rPr>
        <w:t>液至少</w:t>
      </w:r>
      <w:proofErr w:type="gramEnd"/>
      <w:r w:rsidRPr="00314B2D">
        <w:rPr>
          <w:rFonts w:cs="宋体" w:hint="eastAsia"/>
          <w:szCs w:val="20"/>
        </w:rPr>
        <w:t>应没过内侧小</w:t>
      </w:r>
      <w:proofErr w:type="gramStart"/>
      <w:r w:rsidRPr="00314B2D">
        <w:rPr>
          <w:rFonts w:cs="宋体" w:hint="eastAsia"/>
          <w:szCs w:val="20"/>
        </w:rPr>
        <w:t>玻</w:t>
      </w:r>
      <w:proofErr w:type="gramEnd"/>
      <w:r w:rsidRPr="00314B2D">
        <w:rPr>
          <w:rFonts w:cs="宋体" w:hint="eastAsia"/>
          <w:szCs w:val="20"/>
        </w:rPr>
        <w:t>板）；恒压</w:t>
      </w:r>
      <w:r w:rsidRPr="00314B2D">
        <w:rPr>
          <w:rFonts w:cs="宋体" w:hint="eastAsia"/>
          <w:szCs w:val="20"/>
        </w:rPr>
        <w:t xml:space="preserve"> 1</w:t>
      </w:r>
      <w:r w:rsidR="00FE7AC4">
        <w:rPr>
          <w:rFonts w:cs="宋体"/>
          <w:szCs w:val="20"/>
        </w:rPr>
        <w:t>2</w:t>
      </w:r>
      <w:r w:rsidRPr="00314B2D">
        <w:rPr>
          <w:rFonts w:cs="宋体" w:hint="eastAsia"/>
          <w:szCs w:val="20"/>
        </w:rPr>
        <w:t xml:space="preserve">0V </w:t>
      </w:r>
      <w:r w:rsidRPr="00314B2D">
        <w:rPr>
          <w:rFonts w:cs="宋体" w:hint="eastAsia"/>
          <w:szCs w:val="20"/>
        </w:rPr>
        <w:t>，时间</w:t>
      </w:r>
      <w:r w:rsidR="00FE7AC4">
        <w:rPr>
          <w:rFonts w:cs="宋体"/>
          <w:szCs w:val="20"/>
        </w:rPr>
        <w:t>40</w:t>
      </w:r>
      <w:r w:rsidRPr="00314B2D">
        <w:rPr>
          <w:rFonts w:cs="宋体" w:hint="eastAsia"/>
          <w:szCs w:val="20"/>
        </w:rPr>
        <w:t>min</w:t>
      </w:r>
      <w:r w:rsidR="00FE7AC4" w:rsidRPr="00314B2D">
        <w:rPr>
          <w:rFonts w:cs="宋体"/>
          <w:szCs w:val="20"/>
        </w:rPr>
        <w:t xml:space="preserve"> </w:t>
      </w:r>
    </w:p>
    <w:p w14:paraId="451A1C4B" w14:textId="77777777" w:rsidR="00314B2D" w:rsidRPr="00314B2D" w:rsidRDefault="00314B2D" w:rsidP="00314B2D">
      <w:pPr>
        <w:spacing w:beforeLines="50" w:before="156" w:line="400" w:lineRule="exact"/>
        <w:rPr>
          <w:rFonts w:cs="宋体"/>
          <w:szCs w:val="20"/>
        </w:rPr>
      </w:pPr>
      <w:r w:rsidRPr="00314B2D">
        <w:rPr>
          <w:rFonts w:cs="宋体" w:hint="eastAsia"/>
          <w:szCs w:val="20"/>
        </w:rPr>
        <w:t xml:space="preserve">(2)  </w:t>
      </w:r>
      <w:r w:rsidRPr="00314B2D">
        <w:rPr>
          <w:rFonts w:cs="宋体" w:hint="eastAsia"/>
          <w:szCs w:val="20"/>
        </w:rPr>
        <w:t>转膜：</w:t>
      </w:r>
      <w:r w:rsidRPr="00314B2D">
        <w:rPr>
          <w:rFonts w:cs="宋体" w:hint="eastAsia"/>
          <w:szCs w:val="20"/>
        </w:rPr>
        <w:t xml:space="preserve"> </w:t>
      </w:r>
    </w:p>
    <w:p w14:paraId="15BC39A6" w14:textId="77777777" w:rsidR="00314B2D" w:rsidRPr="00314B2D" w:rsidRDefault="00314B2D" w:rsidP="00314B2D">
      <w:pPr>
        <w:spacing w:beforeLines="50" w:before="156" w:line="400" w:lineRule="exact"/>
        <w:rPr>
          <w:rFonts w:cs="宋体"/>
          <w:szCs w:val="20"/>
        </w:rPr>
      </w:pPr>
      <w:r w:rsidRPr="00314B2D">
        <w:rPr>
          <w:rFonts w:cs="宋体" w:hint="eastAsia"/>
          <w:szCs w:val="20"/>
        </w:rPr>
        <w:t>①　配制</w:t>
      </w:r>
      <w:r w:rsidRPr="00314B2D">
        <w:rPr>
          <w:rFonts w:cs="宋体" w:hint="eastAsia"/>
          <w:szCs w:val="20"/>
        </w:rPr>
        <w:t>1X</w:t>
      </w:r>
      <w:proofErr w:type="gramStart"/>
      <w:r w:rsidRPr="00314B2D">
        <w:rPr>
          <w:rFonts w:cs="宋体" w:hint="eastAsia"/>
          <w:szCs w:val="20"/>
        </w:rPr>
        <w:t>转膜缓冲</w:t>
      </w:r>
      <w:proofErr w:type="gramEnd"/>
      <w:r w:rsidRPr="00314B2D">
        <w:rPr>
          <w:rFonts w:cs="宋体" w:hint="eastAsia"/>
          <w:szCs w:val="20"/>
        </w:rPr>
        <w:t>液：</w:t>
      </w:r>
      <w:r w:rsidRPr="00314B2D">
        <w:rPr>
          <w:rFonts w:cs="宋体" w:hint="eastAsia"/>
          <w:szCs w:val="20"/>
        </w:rPr>
        <w:t>200ml 5X</w:t>
      </w:r>
      <w:proofErr w:type="gramStart"/>
      <w:r w:rsidRPr="00314B2D">
        <w:rPr>
          <w:rFonts w:cs="宋体" w:hint="eastAsia"/>
          <w:szCs w:val="20"/>
        </w:rPr>
        <w:t>转膜液</w:t>
      </w:r>
      <w:proofErr w:type="gramEnd"/>
      <w:r w:rsidRPr="00314B2D">
        <w:rPr>
          <w:rFonts w:cs="宋体" w:hint="eastAsia"/>
          <w:szCs w:val="20"/>
        </w:rPr>
        <w:t>+600mLddH2O+200mL</w:t>
      </w:r>
      <w:r w:rsidRPr="00314B2D">
        <w:rPr>
          <w:rFonts w:cs="宋体" w:hint="eastAsia"/>
          <w:szCs w:val="20"/>
        </w:rPr>
        <w:t>甲醇（甲醇最后加入，消泡作用）；配制</w:t>
      </w:r>
      <w:r w:rsidRPr="00314B2D">
        <w:rPr>
          <w:rFonts w:cs="宋体" w:hint="eastAsia"/>
          <w:szCs w:val="20"/>
        </w:rPr>
        <w:t>1LTBS</w:t>
      </w:r>
      <w:r w:rsidRPr="00314B2D">
        <w:rPr>
          <w:rFonts w:cs="宋体" w:hint="eastAsia"/>
          <w:szCs w:val="20"/>
        </w:rPr>
        <w:t>：</w:t>
      </w:r>
      <w:r w:rsidRPr="00314B2D">
        <w:rPr>
          <w:rFonts w:cs="宋体" w:hint="eastAsia"/>
          <w:szCs w:val="20"/>
        </w:rPr>
        <w:t>100mL10XTBS+900mLddH2O</w:t>
      </w:r>
      <w:r w:rsidRPr="00314B2D">
        <w:rPr>
          <w:rFonts w:cs="宋体" w:hint="eastAsia"/>
          <w:szCs w:val="20"/>
        </w:rPr>
        <w:t>；配制</w:t>
      </w:r>
      <w:r w:rsidRPr="00314B2D">
        <w:rPr>
          <w:rFonts w:cs="宋体" w:hint="eastAsia"/>
          <w:szCs w:val="20"/>
        </w:rPr>
        <w:t>TBST</w:t>
      </w:r>
      <w:r w:rsidRPr="00314B2D">
        <w:rPr>
          <w:rFonts w:cs="宋体" w:hint="eastAsia"/>
          <w:szCs w:val="20"/>
        </w:rPr>
        <w:t>：</w:t>
      </w:r>
      <w:r w:rsidRPr="00314B2D">
        <w:rPr>
          <w:rFonts w:cs="宋体" w:hint="eastAsia"/>
          <w:szCs w:val="20"/>
        </w:rPr>
        <w:t>1LTBS+1mL</w:t>
      </w:r>
      <w:r w:rsidRPr="00314B2D">
        <w:rPr>
          <w:rFonts w:cs="宋体" w:hint="eastAsia"/>
          <w:szCs w:val="20"/>
        </w:rPr>
        <w:t>吐温</w:t>
      </w:r>
      <w:r w:rsidRPr="00314B2D">
        <w:rPr>
          <w:rFonts w:cs="宋体" w:hint="eastAsia"/>
          <w:szCs w:val="20"/>
        </w:rPr>
        <w:t>20</w:t>
      </w:r>
      <w:r w:rsidRPr="00314B2D">
        <w:rPr>
          <w:rFonts w:cs="宋体" w:hint="eastAsia"/>
          <w:szCs w:val="20"/>
        </w:rPr>
        <w:t>（缓慢加入）；</w:t>
      </w:r>
    </w:p>
    <w:p w14:paraId="70FC44F5" w14:textId="77777777" w:rsidR="00314B2D" w:rsidRPr="00314B2D" w:rsidRDefault="00314B2D" w:rsidP="00314B2D">
      <w:pPr>
        <w:spacing w:beforeLines="50" w:before="156" w:line="400" w:lineRule="exact"/>
        <w:rPr>
          <w:rFonts w:cs="宋体"/>
          <w:szCs w:val="20"/>
        </w:rPr>
      </w:pPr>
      <w:r w:rsidRPr="00314B2D">
        <w:rPr>
          <w:rFonts w:cs="宋体" w:hint="eastAsia"/>
          <w:szCs w:val="20"/>
        </w:rPr>
        <w:t>②　将白色搪瓷盘中加入回收</w:t>
      </w:r>
      <w:r w:rsidRPr="00314B2D">
        <w:rPr>
          <w:rFonts w:cs="宋体" w:hint="eastAsia"/>
          <w:szCs w:val="20"/>
        </w:rPr>
        <w:t>1X</w:t>
      </w:r>
      <w:proofErr w:type="gramStart"/>
      <w:r w:rsidRPr="00314B2D">
        <w:rPr>
          <w:rFonts w:cs="宋体" w:hint="eastAsia"/>
          <w:szCs w:val="20"/>
        </w:rPr>
        <w:t>转膜缓冲</w:t>
      </w:r>
      <w:proofErr w:type="gramEnd"/>
      <w:r w:rsidRPr="00314B2D">
        <w:rPr>
          <w:rFonts w:cs="宋体" w:hint="eastAsia"/>
          <w:szCs w:val="20"/>
        </w:rPr>
        <w:t>液，没过夹子即可，将</w:t>
      </w:r>
      <w:r w:rsidRPr="00314B2D">
        <w:rPr>
          <w:rFonts w:cs="宋体" w:hint="eastAsia"/>
          <w:szCs w:val="20"/>
        </w:rPr>
        <w:t>PVDF</w:t>
      </w:r>
      <w:r w:rsidRPr="00314B2D">
        <w:rPr>
          <w:rFonts w:cs="宋体" w:hint="eastAsia"/>
          <w:szCs w:val="20"/>
        </w:rPr>
        <w:t>膜放在装满甲醇的圆</w:t>
      </w:r>
      <w:proofErr w:type="gramStart"/>
      <w:r w:rsidRPr="00314B2D">
        <w:rPr>
          <w:rFonts w:cs="宋体" w:hint="eastAsia"/>
          <w:szCs w:val="20"/>
        </w:rPr>
        <w:t>皿</w:t>
      </w:r>
      <w:proofErr w:type="gramEnd"/>
      <w:r w:rsidRPr="00314B2D">
        <w:rPr>
          <w:rFonts w:cs="宋体" w:hint="eastAsia"/>
          <w:szCs w:val="20"/>
        </w:rPr>
        <w:t>内完全</w:t>
      </w:r>
      <w:proofErr w:type="gramStart"/>
      <w:r w:rsidRPr="00314B2D">
        <w:rPr>
          <w:rFonts w:cs="宋体" w:hint="eastAsia"/>
          <w:szCs w:val="20"/>
        </w:rPr>
        <w:t>侵泡</w:t>
      </w:r>
      <w:proofErr w:type="gramEnd"/>
      <w:r w:rsidRPr="00314B2D">
        <w:rPr>
          <w:rFonts w:cs="宋体" w:hint="eastAsia"/>
          <w:szCs w:val="20"/>
        </w:rPr>
        <w:t>，使用过程中保持湿润状态</w:t>
      </w:r>
    </w:p>
    <w:p w14:paraId="18EE58ED" w14:textId="77777777" w:rsidR="00314B2D" w:rsidRPr="00314B2D" w:rsidRDefault="00314B2D" w:rsidP="00314B2D">
      <w:pPr>
        <w:spacing w:beforeLines="50" w:before="156" w:line="400" w:lineRule="exact"/>
        <w:rPr>
          <w:rFonts w:cs="宋体"/>
          <w:szCs w:val="20"/>
        </w:rPr>
      </w:pPr>
      <w:r w:rsidRPr="00314B2D">
        <w:rPr>
          <w:rFonts w:cs="宋体" w:hint="eastAsia"/>
          <w:szCs w:val="20"/>
        </w:rPr>
        <w:t>③　对照条带蛋白分子量大小进行切胶，切下的胶带放入</w:t>
      </w:r>
      <w:proofErr w:type="gramStart"/>
      <w:r w:rsidRPr="00314B2D">
        <w:rPr>
          <w:rFonts w:cs="宋体" w:hint="eastAsia"/>
          <w:szCs w:val="20"/>
        </w:rPr>
        <w:t>电转仪上</w:t>
      </w:r>
      <w:proofErr w:type="gramEnd"/>
      <w:r w:rsidRPr="00314B2D">
        <w:rPr>
          <w:rFonts w:cs="宋体" w:hint="eastAsia"/>
          <w:szCs w:val="20"/>
        </w:rPr>
        <w:t>，</w:t>
      </w:r>
      <w:proofErr w:type="gramStart"/>
      <w:r w:rsidRPr="00314B2D">
        <w:rPr>
          <w:rFonts w:cs="宋体" w:hint="eastAsia"/>
          <w:szCs w:val="20"/>
        </w:rPr>
        <w:t>剪相应</w:t>
      </w:r>
      <w:proofErr w:type="gramEnd"/>
      <w:r w:rsidRPr="00314B2D">
        <w:rPr>
          <w:rFonts w:cs="宋体" w:hint="eastAsia"/>
          <w:szCs w:val="20"/>
        </w:rPr>
        <w:t>大小的</w:t>
      </w:r>
      <w:r w:rsidRPr="00314B2D">
        <w:rPr>
          <w:rFonts w:cs="宋体" w:hint="eastAsia"/>
          <w:szCs w:val="20"/>
        </w:rPr>
        <w:t>PVDF</w:t>
      </w:r>
      <w:r w:rsidRPr="00314B2D">
        <w:rPr>
          <w:rFonts w:cs="宋体" w:hint="eastAsia"/>
          <w:szCs w:val="20"/>
        </w:rPr>
        <w:t>膜</w:t>
      </w:r>
      <w:proofErr w:type="gramStart"/>
      <w:r w:rsidRPr="00314B2D">
        <w:rPr>
          <w:rFonts w:cs="宋体" w:hint="eastAsia"/>
          <w:szCs w:val="20"/>
        </w:rPr>
        <w:t>覆盖于胶上</w:t>
      </w:r>
      <w:proofErr w:type="gramEnd"/>
      <w:r w:rsidRPr="00314B2D">
        <w:rPr>
          <w:rFonts w:cs="宋体" w:hint="eastAsia"/>
          <w:szCs w:val="20"/>
        </w:rPr>
        <w:t>，不可产生气泡；</w:t>
      </w:r>
    </w:p>
    <w:p w14:paraId="589DCD09" w14:textId="2CD5081F" w:rsidR="00314B2D" w:rsidRPr="00314B2D" w:rsidRDefault="00314B2D" w:rsidP="00314B2D">
      <w:pPr>
        <w:spacing w:beforeLines="50" w:before="156" w:line="400" w:lineRule="exact"/>
        <w:rPr>
          <w:rFonts w:cs="宋体"/>
          <w:szCs w:val="20"/>
        </w:rPr>
      </w:pPr>
      <w:r w:rsidRPr="00314B2D">
        <w:rPr>
          <w:rFonts w:cs="宋体" w:hint="eastAsia"/>
          <w:szCs w:val="20"/>
        </w:rPr>
        <w:t>④　在</w:t>
      </w:r>
      <w:proofErr w:type="gramStart"/>
      <w:r w:rsidRPr="00314B2D">
        <w:rPr>
          <w:rFonts w:cs="宋体" w:hint="eastAsia"/>
          <w:szCs w:val="20"/>
        </w:rPr>
        <w:t>电转仪上铺</w:t>
      </w:r>
      <w:proofErr w:type="gramEnd"/>
      <w:r w:rsidRPr="00314B2D">
        <w:rPr>
          <w:rFonts w:cs="宋体" w:hint="eastAsia"/>
          <w:szCs w:val="20"/>
        </w:rPr>
        <w:t>好下层三张滤纸：黑面朝下</w:t>
      </w:r>
      <w:r w:rsidRPr="00314B2D">
        <w:rPr>
          <w:rFonts w:cs="宋体" w:hint="eastAsia"/>
          <w:szCs w:val="20"/>
        </w:rPr>
        <w:t>-</w:t>
      </w:r>
      <w:r w:rsidRPr="00314B2D">
        <w:rPr>
          <w:rFonts w:cs="宋体" w:hint="eastAsia"/>
          <w:szCs w:val="20"/>
        </w:rPr>
        <w:t>三层滤纸</w:t>
      </w:r>
      <w:r w:rsidRPr="00314B2D">
        <w:rPr>
          <w:rFonts w:cs="宋体" w:hint="eastAsia"/>
          <w:szCs w:val="20"/>
        </w:rPr>
        <w:t>-</w:t>
      </w:r>
      <w:r w:rsidRPr="00314B2D">
        <w:rPr>
          <w:rFonts w:cs="宋体" w:hint="eastAsia"/>
          <w:szCs w:val="20"/>
        </w:rPr>
        <w:t>凝胶</w:t>
      </w:r>
      <w:r w:rsidRPr="00314B2D">
        <w:rPr>
          <w:rFonts w:cs="宋体" w:hint="eastAsia"/>
          <w:szCs w:val="20"/>
        </w:rPr>
        <w:t>-PVDF</w:t>
      </w:r>
      <w:r w:rsidRPr="00314B2D">
        <w:rPr>
          <w:rFonts w:cs="宋体" w:hint="eastAsia"/>
          <w:szCs w:val="20"/>
        </w:rPr>
        <w:t>膜</w:t>
      </w:r>
      <w:r w:rsidRPr="00314B2D">
        <w:rPr>
          <w:rFonts w:cs="宋体" w:hint="eastAsia"/>
          <w:szCs w:val="20"/>
        </w:rPr>
        <w:t>-3</w:t>
      </w:r>
      <w:r w:rsidRPr="00314B2D">
        <w:rPr>
          <w:rFonts w:cs="宋体" w:hint="eastAsia"/>
          <w:szCs w:val="20"/>
        </w:rPr>
        <w:t>层滤纸</w:t>
      </w:r>
      <w:r w:rsidRPr="00314B2D">
        <w:rPr>
          <w:rFonts w:cs="宋体" w:hint="eastAsia"/>
          <w:szCs w:val="20"/>
        </w:rPr>
        <w:t>-</w:t>
      </w:r>
      <w:r w:rsidRPr="00314B2D">
        <w:rPr>
          <w:rFonts w:cs="宋体" w:hint="eastAsia"/>
          <w:szCs w:val="20"/>
        </w:rPr>
        <w:t>白面；合上</w:t>
      </w:r>
      <w:proofErr w:type="gramStart"/>
      <w:r w:rsidRPr="00314B2D">
        <w:rPr>
          <w:rFonts w:cs="宋体" w:hint="eastAsia"/>
          <w:szCs w:val="20"/>
        </w:rPr>
        <w:t>转膜夹放入转膜</w:t>
      </w:r>
      <w:proofErr w:type="gramEnd"/>
      <w:r w:rsidRPr="00314B2D">
        <w:rPr>
          <w:rFonts w:cs="宋体" w:hint="eastAsia"/>
          <w:szCs w:val="20"/>
        </w:rPr>
        <w:t>槽中，注意黑对黑。红对红，倒入</w:t>
      </w:r>
      <w:r w:rsidRPr="00314B2D">
        <w:rPr>
          <w:rFonts w:cs="宋体" w:hint="eastAsia"/>
          <w:szCs w:val="20"/>
        </w:rPr>
        <w:t>1X</w:t>
      </w:r>
      <w:proofErr w:type="gramStart"/>
      <w:r w:rsidRPr="00314B2D">
        <w:rPr>
          <w:rFonts w:cs="宋体" w:hint="eastAsia"/>
          <w:szCs w:val="20"/>
        </w:rPr>
        <w:t>转膜液</w:t>
      </w:r>
      <w:proofErr w:type="gramEnd"/>
      <w:r w:rsidRPr="00314B2D">
        <w:rPr>
          <w:rFonts w:cs="宋体" w:hint="eastAsia"/>
          <w:szCs w:val="20"/>
        </w:rPr>
        <w:t>，加入冰袋和冰块覆盖整个</w:t>
      </w:r>
      <w:proofErr w:type="gramStart"/>
      <w:r w:rsidRPr="00314B2D">
        <w:rPr>
          <w:rFonts w:cs="宋体" w:hint="eastAsia"/>
          <w:szCs w:val="20"/>
        </w:rPr>
        <w:t>转膜槽</w:t>
      </w:r>
      <w:proofErr w:type="gramEnd"/>
      <w:r w:rsidRPr="00314B2D">
        <w:rPr>
          <w:rFonts w:cs="宋体" w:hint="eastAsia"/>
          <w:szCs w:val="20"/>
        </w:rPr>
        <w:t>，恒流</w:t>
      </w:r>
      <w:r w:rsidRPr="00314B2D">
        <w:rPr>
          <w:rFonts w:cs="宋体" w:hint="eastAsia"/>
          <w:szCs w:val="20"/>
        </w:rPr>
        <w:t>260mA</w:t>
      </w:r>
      <w:r w:rsidRPr="00314B2D">
        <w:rPr>
          <w:rFonts w:cs="宋体" w:hint="eastAsia"/>
          <w:szCs w:val="20"/>
        </w:rPr>
        <w:t>，</w:t>
      </w:r>
      <w:r w:rsidRPr="00314B2D">
        <w:rPr>
          <w:rFonts w:cs="宋体" w:hint="eastAsia"/>
          <w:szCs w:val="20"/>
        </w:rPr>
        <w:t>90min</w:t>
      </w:r>
      <w:r w:rsidR="00FE7AC4" w:rsidRPr="00FE7AC4">
        <w:rPr>
          <w:rFonts w:cs="宋体" w:hint="eastAsia"/>
          <w:b/>
          <w:bCs/>
          <w:szCs w:val="20"/>
        </w:rPr>
        <w:t>（具体</w:t>
      </w:r>
      <w:proofErr w:type="gramStart"/>
      <w:r w:rsidR="00FE7AC4" w:rsidRPr="00FE7AC4">
        <w:rPr>
          <w:rFonts w:cs="宋体" w:hint="eastAsia"/>
          <w:b/>
          <w:bCs/>
          <w:szCs w:val="20"/>
        </w:rPr>
        <w:t>转膜条件</w:t>
      </w:r>
      <w:proofErr w:type="gramEnd"/>
      <w:r w:rsidR="00FE7AC4" w:rsidRPr="00FE7AC4">
        <w:rPr>
          <w:rFonts w:cs="宋体" w:hint="eastAsia"/>
          <w:b/>
          <w:bCs/>
          <w:szCs w:val="20"/>
        </w:rPr>
        <w:t>根据蛋白大小确定）</w:t>
      </w:r>
      <w:r w:rsidRPr="00314B2D">
        <w:rPr>
          <w:rFonts w:cs="宋体" w:hint="eastAsia"/>
          <w:szCs w:val="20"/>
        </w:rPr>
        <w:t>；</w:t>
      </w:r>
      <w:proofErr w:type="gramStart"/>
      <w:r w:rsidRPr="00314B2D">
        <w:rPr>
          <w:rFonts w:cs="宋体" w:hint="eastAsia"/>
          <w:szCs w:val="20"/>
        </w:rPr>
        <w:t>转膜后</w:t>
      </w:r>
      <w:proofErr w:type="gramEnd"/>
      <w:r w:rsidRPr="00314B2D">
        <w:rPr>
          <w:rFonts w:cs="宋体" w:hint="eastAsia"/>
          <w:szCs w:val="20"/>
        </w:rPr>
        <w:t>，在膜的对面做好标记。</w:t>
      </w:r>
    </w:p>
    <w:p w14:paraId="38CFB40D" w14:textId="77777777" w:rsidR="00314B2D" w:rsidRPr="00314B2D" w:rsidRDefault="00314B2D" w:rsidP="00314B2D">
      <w:pPr>
        <w:spacing w:beforeLines="50" w:before="156" w:line="400" w:lineRule="exact"/>
        <w:rPr>
          <w:rFonts w:cs="宋体"/>
          <w:szCs w:val="20"/>
        </w:rPr>
      </w:pPr>
      <w:r w:rsidRPr="00314B2D">
        <w:rPr>
          <w:rFonts w:cs="宋体" w:hint="eastAsia"/>
          <w:szCs w:val="20"/>
        </w:rPr>
        <w:t xml:space="preserve">(3)  </w:t>
      </w:r>
      <w:r w:rsidRPr="00314B2D">
        <w:rPr>
          <w:rFonts w:cs="宋体" w:hint="eastAsia"/>
          <w:szCs w:val="20"/>
        </w:rPr>
        <w:t>抗体孵育</w:t>
      </w:r>
    </w:p>
    <w:p w14:paraId="133B3223" w14:textId="77777777" w:rsidR="00314B2D" w:rsidRPr="00314B2D" w:rsidRDefault="00314B2D" w:rsidP="00314B2D">
      <w:pPr>
        <w:spacing w:beforeLines="50" w:before="156" w:line="400" w:lineRule="exact"/>
        <w:rPr>
          <w:rFonts w:cs="宋体"/>
          <w:szCs w:val="20"/>
        </w:rPr>
      </w:pPr>
      <w:r w:rsidRPr="00314B2D">
        <w:rPr>
          <w:rFonts w:cs="宋体" w:hint="eastAsia"/>
          <w:szCs w:val="20"/>
        </w:rPr>
        <w:t>①　孵育</w:t>
      </w:r>
      <w:proofErr w:type="gramStart"/>
      <w:r w:rsidRPr="00314B2D">
        <w:rPr>
          <w:rFonts w:cs="宋体" w:hint="eastAsia"/>
          <w:szCs w:val="20"/>
        </w:rPr>
        <w:t>一</w:t>
      </w:r>
      <w:proofErr w:type="gramEnd"/>
      <w:r w:rsidRPr="00314B2D">
        <w:rPr>
          <w:rFonts w:cs="宋体" w:hint="eastAsia"/>
          <w:szCs w:val="20"/>
        </w:rPr>
        <w:t>抗：</w:t>
      </w:r>
    </w:p>
    <w:p w14:paraId="60FF3344" w14:textId="03A549CF" w:rsidR="00314B2D" w:rsidRPr="00314B2D" w:rsidRDefault="00314B2D" w:rsidP="00314B2D">
      <w:pPr>
        <w:spacing w:beforeLines="50" w:before="156" w:line="400" w:lineRule="exact"/>
        <w:rPr>
          <w:rFonts w:cs="宋体"/>
          <w:szCs w:val="20"/>
        </w:rPr>
      </w:pPr>
      <w:r w:rsidRPr="00314B2D">
        <w:rPr>
          <w:rFonts w:cs="宋体" w:hint="eastAsia"/>
          <w:szCs w:val="20"/>
        </w:rPr>
        <w:t>配制封闭液：</w:t>
      </w:r>
      <w:r w:rsidRPr="00314B2D">
        <w:rPr>
          <w:rFonts w:cs="宋体" w:hint="eastAsia"/>
          <w:szCs w:val="20"/>
        </w:rPr>
        <w:t>5%</w:t>
      </w:r>
      <w:r w:rsidRPr="00314B2D">
        <w:rPr>
          <w:rFonts w:cs="宋体" w:hint="eastAsia"/>
          <w:szCs w:val="20"/>
        </w:rPr>
        <w:t>脱脂奶粉（</w:t>
      </w:r>
      <w:r w:rsidRPr="00314B2D">
        <w:rPr>
          <w:rFonts w:cs="宋体" w:hint="eastAsia"/>
          <w:szCs w:val="20"/>
        </w:rPr>
        <w:t>2g</w:t>
      </w:r>
      <w:r w:rsidRPr="00314B2D">
        <w:rPr>
          <w:rFonts w:cs="宋体" w:hint="eastAsia"/>
          <w:szCs w:val="20"/>
        </w:rPr>
        <w:t>脱脂奶粉</w:t>
      </w:r>
      <w:r w:rsidRPr="00314B2D">
        <w:rPr>
          <w:rFonts w:cs="宋体" w:hint="eastAsia"/>
          <w:szCs w:val="20"/>
        </w:rPr>
        <w:t>+40mL 1X TBST</w:t>
      </w:r>
      <w:r w:rsidR="00FE7AC4">
        <w:rPr>
          <w:rFonts w:cs="宋体" w:hint="eastAsia"/>
          <w:szCs w:val="20"/>
        </w:rPr>
        <w:t>）</w:t>
      </w:r>
      <w:r w:rsidRPr="00314B2D">
        <w:rPr>
          <w:rFonts w:cs="宋体" w:hint="eastAsia"/>
          <w:szCs w:val="20"/>
        </w:rPr>
        <w:t>；</w:t>
      </w:r>
    </w:p>
    <w:p w14:paraId="395EADA4" w14:textId="77777777" w:rsidR="00314B2D" w:rsidRPr="00314B2D" w:rsidRDefault="00314B2D" w:rsidP="00314B2D">
      <w:pPr>
        <w:spacing w:beforeLines="50" w:before="156" w:line="400" w:lineRule="exact"/>
        <w:rPr>
          <w:rFonts w:cs="宋体"/>
          <w:szCs w:val="20"/>
        </w:rPr>
      </w:pPr>
      <w:r w:rsidRPr="00314B2D">
        <w:rPr>
          <w:rFonts w:cs="宋体" w:hint="eastAsia"/>
          <w:szCs w:val="20"/>
        </w:rPr>
        <w:t>将做好标记的</w:t>
      </w:r>
      <w:r w:rsidRPr="00314B2D">
        <w:rPr>
          <w:rFonts w:cs="宋体" w:hint="eastAsia"/>
          <w:szCs w:val="20"/>
        </w:rPr>
        <w:t>PVDF</w:t>
      </w:r>
      <w:r w:rsidRPr="00314B2D">
        <w:rPr>
          <w:rFonts w:cs="宋体" w:hint="eastAsia"/>
          <w:szCs w:val="20"/>
        </w:rPr>
        <w:t>膜放入</w:t>
      </w:r>
      <w:r w:rsidRPr="00314B2D">
        <w:rPr>
          <w:rFonts w:cs="宋体" w:hint="eastAsia"/>
          <w:szCs w:val="20"/>
        </w:rPr>
        <w:t>5%</w:t>
      </w:r>
      <w:r w:rsidRPr="00314B2D">
        <w:rPr>
          <w:rFonts w:cs="宋体" w:hint="eastAsia"/>
          <w:szCs w:val="20"/>
        </w:rPr>
        <w:t>脱脂奶粉中，摇床</w:t>
      </w:r>
      <w:r w:rsidRPr="00314B2D">
        <w:rPr>
          <w:rFonts w:cs="宋体" w:hint="eastAsia"/>
          <w:szCs w:val="20"/>
        </w:rPr>
        <w:t>40rpm</w:t>
      </w:r>
      <w:r w:rsidRPr="00314B2D">
        <w:rPr>
          <w:rFonts w:cs="宋体" w:hint="eastAsia"/>
          <w:szCs w:val="20"/>
        </w:rPr>
        <w:t>，</w:t>
      </w:r>
      <w:r w:rsidRPr="00314B2D">
        <w:rPr>
          <w:rFonts w:cs="宋体" w:hint="eastAsia"/>
          <w:szCs w:val="20"/>
        </w:rPr>
        <w:t>1-1.5h</w:t>
      </w:r>
      <w:r w:rsidRPr="00314B2D">
        <w:rPr>
          <w:rFonts w:cs="宋体" w:hint="eastAsia"/>
          <w:szCs w:val="20"/>
        </w:rPr>
        <w:t>；</w:t>
      </w:r>
    </w:p>
    <w:p w14:paraId="003842AD" w14:textId="77777777" w:rsidR="00314B2D" w:rsidRPr="00314B2D" w:rsidRDefault="00314B2D" w:rsidP="00314B2D">
      <w:pPr>
        <w:spacing w:beforeLines="50" w:before="156" w:line="400" w:lineRule="exact"/>
        <w:rPr>
          <w:rFonts w:cs="宋体"/>
          <w:szCs w:val="20"/>
        </w:rPr>
      </w:pPr>
      <w:r w:rsidRPr="00314B2D">
        <w:rPr>
          <w:rFonts w:cs="宋体" w:hint="eastAsia"/>
          <w:szCs w:val="20"/>
        </w:rPr>
        <w:t>用</w:t>
      </w:r>
      <w:r w:rsidRPr="00314B2D">
        <w:rPr>
          <w:rFonts w:cs="宋体" w:hint="eastAsia"/>
          <w:szCs w:val="20"/>
        </w:rPr>
        <w:t>TBST</w:t>
      </w:r>
      <w:r w:rsidRPr="00314B2D">
        <w:rPr>
          <w:rFonts w:cs="宋体" w:hint="eastAsia"/>
          <w:szCs w:val="20"/>
        </w:rPr>
        <w:t>洗膜，</w:t>
      </w:r>
      <w:r w:rsidRPr="00314B2D">
        <w:rPr>
          <w:rFonts w:cs="宋体" w:hint="eastAsia"/>
          <w:szCs w:val="20"/>
        </w:rPr>
        <w:t>5min</w:t>
      </w:r>
      <w:r w:rsidRPr="00314B2D">
        <w:rPr>
          <w:rFonts w:cs="宋体" w:hint="eastAsia"/>
          <w:szCs w:val="20"/>
        </w:rPr>
        <w:t>，</w:t>
      </w:r>
      <w:r w:rsidRPr="00314B2D">
        <w:rPr>
          <w:rFonts w:cs="宋体" w:hint="eastAsia"/>
          <w:szCs w:val="20"/>
        </w:rPr>
        <w:t>100rpm</w:t>
      </w:r>
      <w:r w:rsidRPr="00314B2D">
        <w:rPr>
          <w:rFonts w:cs="宋体" w:hint="eastAsia"/>
          <w:szCs w:val="20"/>
        </w:rPr>
        <w:t>；</w:t>
      </w:r>
    </w:p>
    <w:p w14:paraId="09628F03" w14:textId="3304FCEC" w:rsidR="00314B2D" w:rsidRPr="00314B2D" w:rsidRDefault="00314B2D" w:rsidP="00314B2D">
      <w:pPr>
        <w:spacing w:beforeLines="50" w:before="156" w:line="400" w:lineRule="exact"/>
        <w:rPr>
          <w:rFonts w:cs="宋体"/>
          <w:szCs w:val="20"/>
        </w:rPr>
      </w:pPr>
      <w:r w:rsidRPr="00314B2D">
        <w:rPr>
          <w:rFonts w:cs="宋体" w:hint="eastAsia"/>
          <w:szCs w:val="20"/>
        </w:rPr>
        <w:t>配制抗体：</w:t>
      </w:r>
      <w:r w:rsidRPr="00314B2D">
        <w:rPr>
          <w:rFonts w:cs="宋体" w:hint="eastAsia"/>
          <w:szCs w:val="20"/>
        </w:rPr>
        <w:t>5%</w:t>
      </w:r>
      <w:r w:rsidRPr="00314B2D">
        <w:rPr>
          <w:rFonts w:cs="宋体" w:hint="eastAsia"/>
          <w:szCs w:val="20"/>
        </w:rPr>
        <w:t>脱脂奶粉</w:t>
      </w:r>
      <w:r w:rsidRPr="00314B2D">
        <w:rPr>
          <w:rFonts w:cs="宋体" w:hint="eastAsia"/>
          <w:szCs w:val="20"/>
        </w:rPr>
        <w:t>+</w:t>
      </w:r>
      <w:r w:rsidR="00B96391">
        <w:rPr>
          <w:rFonts w:cs="宋体" w:hint="eastAsia"/>
          <w:szCs w:val="20"/>
        </w:rPr>
        <w:t>目标蛋白</w:t>
      </w:r>
      <w:r w:rsidRPr="00314B2D">
        <w:rPr>
          <w:rFonts w:cs="宋体" w:hint="eastAsia"/>
          <w:szCs w:val="20"/>
        </w:rPr>
        <w:t>抗体：比例，</w:t>
      </w:r>
      <w:r w:rsidRPr="00314B2D">
        <w:rPr>
          <w:rFonts w:cs="宋体" w:hint="eastAsia"/>
          <w:szCs w:val="20"/>
        </w:rPr>
        <w:t>1</w:t>
      </w:r>
      <w:r w:rsidRPr="00314B2D">
        <w:rPr>
          <w:rFonts w:cs="宋体" w:hint="eastAsia"/>
          <w:szCs w:val="20"/>
        </w:rPr>
        <w:t>：</w:t>
      </w:r>
      <w:r w:rsidRPr="00314B2D">
        <w:rPr>
          <w:rFonts w:cs="宋体" w:hint="eastAsia"/>
          <w:szCs w:val="20"/>
        </w:rPr>
        <w:t>200</w:t>
      </w:r>
    </w:p>
    <w:p w14:paraId="2515275B" w14:textId="6493293D" w:rsidR="00314B2D" w:rsidRPr="00314B2D" w:rsidRDefault="00314B2D" w:rsidP="00314B2D">
      <w:pPr>
        <w:spacing w:beforeLines="50" w:before="156" w:line="400" w:lineRule="exact"/>
        <w:rPr>
          <w:rFonts w:cs="宋体"/>
          <w:szCs w:val="20"/>
        </w:rPr>
      </w:pPr>
      <w:r w:rsidRPr="00314B2D">
        <w:rPr>
          <w:rFonts w:cs="宋体" w:hint="eastAsia"/>
          <w:szCs w:val="20"/>
        </w:rPr>
        <w:t xml:space="preserve">          5%BSA+</w:t>
      </w:r>
      <w:r w:rsidR="00B96391">
        <w:rPr>
          <w:rFonts w:cs="宋体" w:hint="eastAsia"/>
          <w:szCs w:val="20"/>
        </w:rPr>
        <w:t>内参</w:t>
      </w:r>
      <w:r w:rsidRPr="00314B2D">
        <w:rPr>
          <w:rFonts w:cs="宋体" w:hint="eastAsia"/>
          <w:szCs w:val="20"/>
        </w:rPr>
        <w:t>抗体：比例：</w:t>
      </w:r>
      <w:r w:rsidRPr="00314B2D">
        <w:rPr>
          <w:rFonts w:cs="宋体" w:hint="eastAsia"/>
          <w:szCs w:val="20"/>
        </w:rPr>
        <w:t>1</w:t>
      </w:r>
      <w:r w:rsidRPr="00314B2D">
        <w:rPr>
          <w:rFonts w:cs="宋体" w:hint="eastAsia"/>
          <w:szCs w:val="20"/>
        </w:rPr>
        <w:t>：</w:t>
      </w:r>
      <w:r w:rsidRPr="00314B2D">
        <w:rPr>
          <w:rFonts w:cs="宋体" w:hint="eastAsia"/>
          <w:szCs w:val="20"/>
        </w:rPr>
        <w:t>1000</w:t>
      </w:r>
    </w:p>
    <w:p w14:paraId="379397EE" w14:textId="7CA1FF9E" w:rsidR="00314B2D" w:rsidRPr="00314B2D" w:rsidRDefault="00314B2D" w:rsidP="00314B2D">
      <w:pPr>
        <w:spacing w:beforeLines="50" w:before="156" w:line="400" w:lineRule="exact"/>
        <w:rPr>
          <w:rFonts w:cs="宋体"/>
          <w:szCs w:val="20"/>
        </w:rPr>
      </w:pPr>
      <w:r w:rsidRPr="00314B2D">
        <w:rPr>
          <w:rFonts w:cs="宋体" w:hint="eastAsia"/>
          <w:szCs w:val="20"/>
        </w:rPr>
        <w:t xml:space="preserve">          5%BSA</w:t>
      </w:r>
      <w:r w:rsidRPr="00314B2D">
        <w:rPr>
          <w:rFonts w:cs="宋体" w:hint="eastAsia"/>
          <w:szCs w:val="20"/>
        </w:rPr>
        <w:t>配制：</w:t>
      </w:r>
      <w:r w:rsidRPr="00314B2D">
        <w:rPr>
          <w:rFonts w:cs="宋体" w:hint="eastAsia"/>
          <w:szCs w:val="20"/>
        </w:rPr>
        <w:t>2g</w:t>
      </w:r>
      <w:r w:rsidR="00B96391">
        <w:rPr>
          <w:rFonts w:cs="宋体"/>
          <w:szCs w:val="20"/>
        </w:rPr>
        <w:t xml:space="preserve"> </w:t>
      </w:r>
      <w:r w:rsidRPr="00314B2D">
        <w:rPr>
          <w:rFonts w:cs="宋体" w:hint="eastAsia"/>
          <w:szCs w:val="20"/>
        </w:rPr>
        <w:t xml:space="preserve">BSA+40mL1X TBST      </w:t>
      </w:r>
    </w:p>
    <w:p w14:paraId="343853CD" w14:textId="77777777" w:rsidR="00314B2D" w:rsidRPr="00314B2D" w:rsidRDefault="00314B2D" w:rsidP="00314B2D">
      <w:pPr>
        <w:spacing w:beforeLines="50" w:before="156" w:line="400" w:lineRule="exact"/>
        <w:rPr>
          <w:rFonts w:cs="宋体"/>
          <w:szCs w:val="20"/>
        </w:rPr>
      </w:pPr>
      <w:r w:rsidRPr="00314B2D">
        <w:rPr>
          <w:rFonts w:cs="宋体" w:hint="eastAsia"/>
          <w:szCs w:val="20"/>
        </w:rPr>
        <w:t>剪出能装下</w:t>
      </w:r>
      <w:r w:rsidRPr="00314B2D">
        <w:rPr>
          <w:rFonts w:cs="宋体" w:hint="eastAsia"/>
          <w:szCs w:val="20"/>
        </w:rPr>
        <w:t>PVDF</w:t>
      </w:r>
      <w:r w:rsidRPr="00314B2D">
        <w:rPr>
          <w:rFonts w:cs="宋体" w:hint="eastAsia"/>
          <w:szCs w:val="20"/>
        </w:rPr>
        <w:t>膜的小袋子，装入</w:t>
      </w:r>
      <w:r w:rsidRPr="00314B2D">
        <w:rPr>
          <w:rFonts w:cs="宋体" w:hint="eastAsia"/>
          <w:szCs w:val="20"/>
        </w:rPr>
        <w:t>PVDF</w:t>
      </w:r>
      <w:r w:rsidRPr="00314B2D">
        <w:rPr>
          <w:rFonts w:cs="宋体" w:hint="eastAsia"/>
          <w:szCs w:val="20"/>
        </w:rPr>
        <w:t>膜，再加入</w:t>
      </w:r>
      <w:proofErr w:type="gramStart"/>
      <w:r w:rsidRPr="00314B2D">
        <w:rPr>
          <w:rFonts w:cs="宋体" w:hint="eastAsia"/>
          <w:szCs w:val="20"/>
        </w:rPr>
        <w:t>一</w:t>
      </w:r>
      <w:proofErr w:type="gramEnd"/>
      <w:r w:rsidRPr="00314B2D">
        <w:rPr>
          <w:rFonts w:cs="宋体" w:hint="eastAsia"/>
          <w:szCs w:val="20"/>
        </w:rPr>
        <w:t>抗，放入摇床内（</w:t>
      </w:r>
      <w:r w:rsidRPr="00314B2D">
        <w:rPr>
          <w:rFonts w:cs="宋体" w:hint="eastAsia"/>
          <w:szCs w:val="20"/>
        </w:rPr>
        <w:t>40rpm</w:t>
      </w:r>
      <w:r w:rsidRPr="00314B2D">
        <w:rPr>
          <w:rFonts w:cs="宋体" w:hint="eastAsia"/>
          <w:szCs w:val="20"/>
        </w:rPr>
        <w:t>，</w:t>
      </w:r>
      <w:r w:rsidRPr="00314B2D">
        <w:rPr>
          <w:rFonts w:cs="宋体" w:hint="eastAsia"/>
          <w:szCs w:val="20"/>
        </w:rPr>
        <w:t>1h</w:t>
      </w:r>
      <w:r w:rsidRPr="00314B2D">
        <w:rPr>
          <w:rFonts w:cs="宋体" w:hint="eastAsia"/>
          <w:szCs w:val="20"/>
        </w:rPr>
        <w:t>），后放入</w:t>
      </w:r>
      <w:r w:rsidRPr="00314B2D">
        <w:rPr>
          <w:rFonts w:cs="宋体" w:hint="eastAsia"/>
          <w:szCs w:val="20"/>
        </w:rPr>
        <w:t>4</w:t>
      </w:r>
      <w:r w:rsidRPr="00314B2D">
        <w:rPr>
          <w:rFonts w:cs="宋体" w:hint="eastAsia"/>
          <w:szCs w:val="20"/>
        </w:rPr>
        <w:t>℃冰箱过夜。</w:t>
      </w:r>
    </w:p>
    <w:p w14:paraId="6FF3A275" w14:textId="77777777" w:rsidR="00314B2D" w:rsidRPr="00314B2D" w:rsidRDefault="00314B2D" w:rsidP="00314B2D">
      <w:pPr>
        <w:spacing w:beforeLines="50" w:before="156" w:line="400" w:lineRule="exact"/>
        <w:rPr>
          <w:rFonts w:cs="宋体"/>
          <w:szCs w:val="20"/>
        </w:rPr>
      </w:pPr>
      <w:r w:rsidRPr="00314B2D">
        <w:rPr>
          <w:rFonts w:cs="宋体" w:hint="eastAsia"/>
          <w:szCs w:val="20"/>
        </w:rPr>
        <w:t>②　孵育二抗：从</w:t>
      </w:r>
      <w:r w:rsidRPr="00314B2D">
        <w:rPr>
          <w:rFonts w:cs="宋体" w:hint="eastAsia"/>
          <w:szCs w:val="20"/>
        </w:rPr>
        <w:t>4</w:t>
      </w:r>
      <w:r w:rsidRPr="00314B2D">
        <w:rPr>
          <w:rFonts w:cs="宋体" w:hint="eastAsia"/>
          <w:szCs w:val="20"/>
        </w:rPr>
        <w:t>℃冰箱取出，室温恢复</w:t>
      </w:r>
      <w:r w:rsidRPr="00314B2D">
        <w:rPr>
          <w:rFonts w:cs="宋体" w:hint="eastAsia"/>
          <w:szCs w:val="20"/>
        </w:rPr>
        <w:t>1-2h</w:t>
      </w:r>
      <w:r w:rsidRPr="00314B2D">
        <w:rPr>
          <w:rFonts w:cs="宋体" w:hint="eastAsia"/>
          <w:szCs w:val="20"/>
        </w:rPr>
        <w:t>；</w:t>
      </w:r>
    </w:p>
    <w:p w14:paraId="70AC4B2D" w14:textId="77777777" w:rsidR="00314B2D" w:rsidRPr="00314B2D" w:rsidRDefault="00314B2D" w:rsidP="00314B2D">
      <w:pPr>
        <w:spacing w:beforeLines="50" w:before="156" w:line="400" w:lineRule="exact"/>
        <w:rPr>
          <w:rFonts w:cs="宋体"/>
          <w:szCs w:val="20"/>
        </w:rPr>
      </w:pPr>
      <w:r w:rsidRPr="00314B2D">
        <w:rPr>
          <w:rFonts w:cs="宋体" w:hint="eastAsia"/>
          <w:szCs w:val="20"/>
        </w:rPr>
        <w:t xml:space="preserve">TBST </w:t>
      </w:r>
      <w:proofErr w:type="gramStart"/>
      <w:r w:rsidRPr="00314B2D">
        <w:rPr>
          <w:rFonts w:cs="宋体" w:hint="eastAsia"/>
          <w:szCs w:val="20"/>
        </w:rPr>
        <w:t>洗膜</w:t>
      </w:r>
      <w:proofErr w:type="gramEnd"/>
      <w:r w:rsidRPr="00314B2D">
        <w:rPr>
          <w:rFonts w:cs="宋体" w:hint="eastAsia"/>
          <w:szCs w:val="20"/>
        </w:rPr>
        <w:t>100rpm</w:t>
      </w:r>
      <w:r w:rsidRPr="00314B2D">
        <w:rPr>
          <w:rFonts w:cs="宋体" w:hint="eastAsia"/>
          <w:szCs w:val="20"/>
        </w:rPr>
        <w:t>，</w:t>
      </w:r>
      <w:r w:rsidRPr="00314B2D">
        <w:rPr>
          <w:rFonts w:cs="宋体" w:hint="eastAsia"/>
          <w:szCs w:val="20"/>
        </w:rPr>
        <w:t>5min</w:t>
      </w:r>
      <w:r w:rsidRPr="00314B2D">
        <w:rPr>
          <w:rFonts w:cs="宋体" w:hint="eastAsia"/>
          <w:szCs w:val="20"/>
        </w:rPr>
        <w:t>，</w:t>
      </w:r>
      <w:r w:rsidRPr="00314B2D">
        <w:rPr>
          <w:rFonts w:cs="宋体" w:hint="eastAsia"/>
          <w:szCs w:val="20"/>
        </w:rPr>
        <w:t>3</w:t>
      </w:r>
      <w:r w:rsidRPr="00314B2D">
        <w:rPr>
          <w:rFonts w:cs="宋体" w:hint="eastAsia"/>
          <w:szCs w:val="20"/>
        </w:rPr>
        <w:t>次；</w:t>
      </w:r>
    </w:p>
    <w:p w14:paraId="1CCCF41D" w14:textId="77777777" w:rsidR="00314B2D" w:rsidRPr="00314B2D" w:rsidRDefault="00314B2D" w:rsidP="00314B2D">
      <w:pPr>
        <w:spacing w:beforeLines="50" w:before="156" w:line="400" w:lineRule="exact"/>
        <w:rPr>
          <w:rFonts w:cs="宋体"/>
          <w:szCs w:val="20"/>
        </w:rPr>
      </w:pPr>
      <w:r w:rsidRPr="00314B2D">
        <w:rPr>
          <w:rFonts w:cs="宋体" w:hint="eastAsia"/>
          <w:szCs w:val="20"/>
        </w:rPr>
        <w:t>使用回收的</w:t>
      </w:r>
      <w:r w:rsidRPr="00314B2D">
        <w:rPr>
          <w:rFonts w:cs="宋体" w:hint="eastAsia"/>
          <w:szCs w:val="20"/>
        </w:rPr>
        <w:t>5%</w:t>
      </w:r>
      <w:r w:rsidRPr="00314B2D">
        <w:rPr>
          <w:rFonts w:cs="宋体" w:hint="eastAsia"/>
          <w:szCs w:val="20"/>
        </w:rPr>
        <w:t>脱脂奶粉稀释二抗（</w:t>
      </w:r>
      <w:r w:rsidRPr="00314B2D">
        <w:rPr>
          <w:rFonts w:cs="宋体" w:hint="eastAsia"/>
          <w:szCs w:val="20"/>
        </w:rPr>
        <w:t>1</w:t>
      </w:r>
      <w:r w:rsidRPr="00314B2D">
        <w:rPr>
          <w:rFonts w:cs="宋体" w:hint="eastAsia"/>
          <w:szCs w:val="20"/>
        </w:rPr>
        <w:t>：</w:t>
      </w:r>
      <w:r w:rsidRPr="00314B2D">
        <w:rPr>
          <w:rFonts w:cs="宋体" w:hint="eastAsia"/>
          <w:szCs w:val="20"/>
        </w:rPr>
        <w:t>10000</w:t>
      </w:r>
      <w:r w:rsidRPr="00314B2D">
        <w:rPr>
          <w:rFonts w:cs="宋体" w:hint="eastAsia"/>
          <w:szCs w:val="20"/>
        </w:rPr>
        <w:t>）：</w:t>
      </w:r>
      <w:r w:rsidRPr="00314B2D">
        <w:rPr>
          <w:rFonts w:cs="宋体" w:hint="eastAsia"/>
          <w:szCs w:val="20"/>
        </w:rPr>
        <w:t>10mL5%</w:t>
      </w:r>
      <w:r w:rsidRPr="00314B2D">
        <w:rPr>
          <w:rFonts w:cs="宋体" w:hint="eastAsia"/>
          <w:szCs w:val="20"/>
        </w:rPr>
        <w:t>脱脂奶粉</w:t>
      </w:r>
      <w:r w:rsidRPr="00314B2D">
        <w:rPr>
          <w:rFonts w:cs="宋体" w:hint="eastAsia"/>
          <w:szCs w:val="20"/>
        </w:rPr>
        <w:t>+1uL</w:t>
      </w:r>
      <w:r w:rsidRPr="00314B2D">
        <w:rPr>
          <w:rFonts w:cs="宋体" w:hint="eastAsia"/>
          <w:szCs w:val="20"/>
        </w:rPr>
        <w:t>二抗；</w:t>
      </w:r>
    </w:p>
    <w:p w14:paraId="7DBDAC43" w14:textId="77777777" w:rsidR="00314B2D" w:rsidRPr="00314B2D" w:rsidRDefault="00314B2D" w:rsidP="00314B2D">
      <w:pPr>
        <w:spacing w:beforeLines="50" w:before="156" w:line="400" w:lineRule="exact"/>
        <w:rPr>
          <w:rFonts w:cs="宋体"/>
          <w:szCs w:val="20"/>
        </w:rPr>
      </w:pPr>
      <w:r w:rsidRPr="00314B2D">
        <w:rPr>
          <w:rFonts w:cs="宋体" w:hint="eastAsia"/>
          <w:szCs w:val="20"/>
        </w:rPr>
        <w:t>孵育二抗，室温，</w:t>
      </w:r>
      <w:r w:rsidRPr="00314B2D">
        <w:rPr>
          <w:rFonts w:cs="宋体" w:hint="eastAsia"/>
          <w:szCs w:val="20"/>
        </w:rPr>
        <w:t>40rpm</w:t>
      </w:r>
      <w:r w:rsidRPr="00314B2D">
        <w:rPr>
          <w:rFonts w:cs="宋体" w:hint="eastAsia"/>
          <w:szCs w:val="20"/>
        </w:rPr>
        <w:t>，</w:t>
      </w:r>
      <w:r w:rsidRPr="00314B2D">
        <w:rPr>
          <w:rFonts w:cs="宋体" w:hint="eastAsia"/>
          <w:szCs w:val="20"/>
        </w:rPr>
        <w:t>60-90min</w:t>
      </w:r>
      <w:r w:rsidRPr="00314B2D">
        <w:rPr>
          <w:rFonts w:cs="宋体" w:hint="eastAsia"/>
          <w:szCs w:val="20"/>
        </w:rPr>
        <w:t>；</w:t>
      </w:r>
    </w:p>
    <w:p w14:paraId="70867B3A" w14:textId="77777777" w:rsidR="00314B2D" w:rsidRPr="00314B2D" w:rsidRDefault="00314B2D" w:rsidP="00314B2D">
      <w:pPr>
        <w:spacing w:beforeLines="50" w:before="156" w:line="400" w:lineRule="exact"/>
        <w:rPr>
          <w:rFonts w:cs="宋体"/>
          <w:szCs w:val="20"/>
        </w:rPr>
      </w:pPr>
      <w:r w:rsidRPr="00314B2D">
        <w:rPr>
          <w:rFonts w:cs="宋体" w:hint="eastAsia"/>
          <w:szCs w:val="20"/>
        </w:rPr>
        <w:t>TBST</w:t>
      </w:r>
      <w:proofErr w:type="gramStart"/>
      <w:r w:rsidRPr="00314B2D">
        <w:rPr>
          <w:rFonts w:cs="宋体" w:hint="eastAsia"/>
          <w:szCs w:val="20"/>
        </w:rPr>
        <w:t>洗膜三次</w:t>
      </w:r>
      <w:proofErr w:type="gramEnd"/>
      <w:r w:rsidRPr="00314B2D">
        <w:rPr>
          <w:rFonts w:cs="宋体" w:hint="eastAsia"/>
          <w:szCs w:val="20"/>
        </w:rPr>
        <w:t>，</w:t>
      </w:r>
      <w:r w:rsidRPr="00314B2D">
        <w:rPr>
          <w:rFonts w:cs="宋体" w:hint="eastAsia"/>
          <w:szCs w:val="20"/>
        </w:rPr>
        <w:t>5min/</w:t>
      </w:r>
      <w:r w:rsidRPr="00314B2D">
        <w:rPr>
          <w:rFonts w:cs="宋体" w:hint="eastAsia"/>
          <w:szCs w:val="20"/>
        </w:rPr>
        <w:t>次，</w:t>
      </w:r>
      <w:r w:rsidRPr="00314B2D">
        <w:rPr>
          <w:rFonts w:cs="宋体" w:hint="eastAsia"/>
          <w:szCs w:val="20"/>
        </w:rPr>
        <w:t>100rpm</w:t>
      </w:r>
      <w:r w:rsidRPr="00314B2D">
        <w:rPr>
          <w:rFonts w:cs="宋体" w:hint="eastAsia"/>
          <w:szCs w:val="20"/>
        </w:rPr>
        <w:t>；</w:t>
      </w:r>
    </w:p>
    <w:p w14:paraId="723247B2" w14:textId="77777777" w:rsidR="00314B2D" w:rsidRPr="00314B2D" w:rsidRDefault="00314B2D" w:rsidP="00314B2D">
      <w:pPr>
        <w:spacing w:beforeLines="50" w:before="156" w:line="400" w:lineRule="exact"/>
        <w:rPr>
          <w:rFonts w:cs="宋体"/>
          <w:szCs w:val="20"/>
        </w:rPr>
      </w:pPr>
      <w:r w:rsidRPr="00314B2D">
        <w:rPr>
          <w:rFonts w:cs="宋体" w:hint="eastAsia"/>
          <w:szCs w:val="20"/>
        </w:rPr>
        <w:t>（</w:t>
      </w:r>
      <w:r w:rsidRPr="00314B2D">
        <w:rPr>
          <w:rFonts w:cs="宋体" w:hint="eastAsia"/>
          <w:szCs w:val="20"/>
        </w:rPr>
        <w:t>4</w:t>
      </w:r>
      <w:r w:rsidRPr="00314B2D">
        <w:rPr>
          <w:rFonts w:cs="宋体" w:hint="eastAsia"/>
          <w:szCs w:val="20"/>
        </w:rPr>
        <w:t>）</w:t>
      </w:r>
      <w:r w:rsidRPr="00314B2D">
        <w:rPr>
          <w:rFonts w:cs="宋体" w:hint="eastAsia"/>
          <w:szCs w:val="20"/>
        </w:rPr>
        <w:t xml:space="preserve">  </w:t>
      </w:r>
      <w:r w:rsidRPr="00314B2D">
        <w:rPr>
          <w:rFonts w:cs="宋体" w:hint="eastAsia"/>
          <w:szCs w:val="20"/>
        </w:rPr>
        <w:t>显影：</w:t>
      </w:r>
    </w:p>
    <w:p w14:paraId="0DF55999" w14:textId="77777777" w:rsidR="00314B2D" w:rsidRPr="00314B2D" w:rsidRDefault="00314B2D" w:rsidP="00314B2D">
      <w:pPr>
        <w:spacing w:beforeLines="50" w:before="156" w:line="400" w:lineRule="exact"/>
        <w:rPr>
          <w:rFonts w:cs="宋体"/>
          <w:szCs w:val="20"/>
        </w:rPr>
      </w:pPr>
      <w:r w:rsidRPr="00314B2D">
        <w:rPr>
          <w:rFonts w:cs="宋体" w:hint="eastAsia"/>
          <w:szCs w:val="20"/>
        </w:rPr>
        <w:t xml:space="preserve">       </w:t>
      </w:r>
      <w:r w:rsidRPr="00314B2D">
        <w:rPr>
          <w:rFonts w:cs="宋体" w:hint="eastAsia"/>
          <w:szCs w:val="20"/>
        </w:rPr>
        <w:t>配制显影液：避光，</w:t>
      </w:r>
      <w:r w:rsidRPr="00314B2D">
        <w:rPr>
          <w:rFonts w:cs="宋体" w:hint="eastAsia"/>
          <w:szCs w:val="20"/>
        </w:rPr>
        <w:t>A</w:t>
      </w:r>
      <w:r w:rsidRPr="00314B2D">
        <w:rPr>
          <w:rFonts w:cs="宋体" w:hint="eastAsia"/>
          <w:szCs w:val="20"/>
        </w:rPr>
        <w:t>液</w:t>
      </w:r>
      <w:r w:rsidRPr="00314B2D">
        <w:rPr>
          <w:rFonts w:cs="宋体" w:hint="eastAsia"/>
          <w:szCs w:val="20"/>
        </w:rPr>
        <w:t>+B</w:t>
      </w:r>
      <w:r w:rsidRPr="00314B2D">
        <w:rPr>
          <w:rFonts w:cs="宋体" w:hint="eastAsia"/>
          <w:szCs w:val="20"/>
        </w:rPr>
        <w:t>液</w:t>
      </w:r>
      <w:r w:rsidRPr="00314B2D">
        <w:rPr>
          <w:rFonts w:cs="宋体" w:hint="eastAsia"/>
          <w:szCs w:val="20"/>
        </w:rPr>
        <w:t>=1</w:t>
      </w:r>
      <w:r w:rsidRPr="00314B2D">
        <w:rPr>
          <w:rFonts w:cs="宋体" w:hint="eastAsia"/>
          <w:szCs w:val="20"/>
        </w:rPr>
        <w:t>：</w:t>
      </w:r>
      <w:r w:rsidRPr="00314B2D">
        <w:rPr>
          <w:rFonts w:cs="宋体" w:hint="eastAsia"/>
          <w:szCs w:val="20"/>
        </w:rPr>
        <w:t>1</w:t>
      </w:r>
      <w:r w:rsidRPr="00314B2D">
        <w:rPr>
          <w:rFonts w:cs="宋体" w:hint="eastAsia"/>
          <w:szCs w:val="20"/>
        </w:rPr>
        <w:t>，每条带大约需要</w:t>
      </w:r>
      <w:r w:rsidRPr="00314B2D">
        <w:rPr>
          <w:rFonts w:cs="宋体" w:hint="eastAsia"/>
          <w:szCs w:val="20"/>
        </w:rPr>
        <w:t>200uL</w:t>
      </w:r>
      <w:r w:rsidRPr="00314B2D">
        <w:rPr>
          <w:rFonts w:cs="宋体" w:hint="eastAsia"/>
          <w:szCs w:val="20"/>
        </w:rPr>
        <w:t>；</w:t>
      </w:r>
    </w:p>
    <w:p w14:paraId="187B05A5" w14:textId="77777777" w:rsidR="00314B2D" w:rsidRPr="00314B2D" w:rsidRDefault="00314B2D" w:rsidP="00314B2D">
      <w:pPr>
        <w:spacing w:beforeLines="50" w:before="156" w:line="400" w:lineRule="exact"/>
        <w:rPr>
          <w:rFonts w:cs="宋体"/>
          <w:szCs w:val="20"/>
        </w:rPr>
      </w:pPr>
      <w:r w:rsidRPr="00314B2D">
        <w:rPr>
          <w:rFonts w:cs="宋体" w:hint="eastAsia"/>
          <w:szCs w:val="20"/>
        </w:rPr>
        <w:t xml:space="preserve">       </w:t>
      </w:r>
      <w:r w:rsidRPr="00314B2D">
        <w:rPr>
          <w:rFonts w:cs="宋体" w:hint="eastAsia"/>
          <w:szCs w:val="20"/>
        </w:rPr>
        <w:t>化学发光凝胶成像仪检测。</w:t>
      </w:r>
    </w:p>
    <w:p w14:paraId="42945439" w14:textId="77777777" w:rsidR="00314B2D" w:rsidRPr="00314B2D" w:rsidRDefault="00314B2D" w:rsidP="00314B2D">
      <w:pPr>
        <w:spacing w:beforeLines="50" w:before="156" w:line="400" w:lineRule="exact"/>
        <w:rPr>
          <w:rFonts w:cs="宋体"/>
          <w:szCs w:val="20"/>
        </w:rPr>
      </w:pPr>
    </w:p>
    <w:p w14:paraId="4F6FDAE9" w14:textId="77777777" w:rsidR="00314B2D" w:rsidRPr="00314B2D" w:rsidRDefault="00314B2D" w:rsidP="00314B2D">
      <w:pPr>
        <w:spacing w:beforeLines="50" w:before="156" w:line="400" w:lineRule="exact"/>
        <w:rPr>
          <w:rFonts w:cs="宋体"/>
          <w:szCs w:val="20"/>
        </w:rPr>
      </w:pPr>
    </w:p>
    <w:p w14:paraId="3A876117" w14:textId="065166EE" w:rsidR="00A45F46" w:rsidRPr="005E10EA" w:rsidRDefault="00A45F46" w:rsidP="001B5321">
      <w:pPr>
        <w:spacing w:line="400" w:lineRule="exact"/>
        <w:jc w:val="center"/>
        <w:rPr>
          <w:rFonts w:cs="Times New Roman"/>
          <w:b/>
          <w:sz w:val="44"/>
          <w:szCs w:val="44"/>
        </w:rPr>
      </w:pPr>
    </w:p>
    <w:sectPr w:rsidR="00A45F46" w:rsidRPr="005E10EA" w:rsidSect="00F63F64">
      <w:headerReference w:type="default" r:id="rId4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A34D9" w14:textId="77777777" w:rsidR="00E044B6" w:rsidRDefault="00E044B6">
      <w:r>
        <w:separator/>
      </w:r>
    </w:p>
  </w:endnote>
  <w:endnote w:type="continuationSeparator" w:id="0">
    <w:p w14:paraId="30E9D365" w14:textId="77777777" w:rsidR="00E044B6" w:rsidRDefault="00E04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09BDB" w14:textId="77777777" w:rsidR="00E044B6" w:rsidRDefault="00E044B6">
      <w:r>
        <w:separator/>
      </w:r>
    </w:p>
  </w:footnote>
  <w:footnote w:type="continuationSeparator" w:id="0">
    <w:p w14:paraId="68A59394" w14:textId="77777777" w:rsidR="00E044B6" w:rsidRDefault="00E044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F8D077" w14:textId="71991197" w:rsidR="00787EED" w:rsidRPr="00787EED" w:rsidRDefault="00787EED">
    <w:pPr>
      <w:pStyle w:val="a5"/>
      <w:rPr>
        <w:ins w:id="17" w:author="yang yang" w:date="2022-12-20T11:18:00Z"/>
        <w:color w:val="000000" w:themeColor="text1"/>
        <w:rPrChange w:id="18" w:author="yang yang" w:date="2022-12-20T11:18:00Z">
          <w:rPr>
            <w:ins w:id="19" w:author="yang yang" w:date="2022-12-20T11:18:00Z"/>
          </w:rPr>
        </w:rPrChange>
      </w:rPr>
    </w:pPr>
    <w:ins w:id="20" w:author="yang yang" w:date="2022-12-20T11:18:00Z">
      <w:r w:rsidRPr="00787EED">
        <w:rPr>
          <w:rFonts w:hint="eastAsia"/>
          <w:color w:val="000000" w:themeColor="text1"/>
          <w:rPrChange w:id="21" w:author="yang yang" w:date="2022-12-20T11:18:00Z">
            <w:rPr>
              <w:rFonts w:hint="eastAsia"/>
            </w:rPr>
          </w:rPrChange>
        </w:rPr>
        <w:t>过表达慢病毒载体包装和感染手册</w:t>
      </w:r>
    </w:ins>
  </w:p>
  <w:p w14:paraId="10E774D8" w14:textId="350EBC04" w:rsidR="002C5438" w:rsidRDefault="002C5438">
    <w:pPr>
      <w:pStyle w:val="a5"/>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2AA7B96"/>
    <w:multiLevelType w:val="singleLevel"/>
    <w:tmpl w:val="B2AA7B96"/>
    <w:lvl w:ilvl="0">
      <w:start w:val="1"/>
      <w:numFmt w:val="decimal"/>
      <w:suff w:val="space"/>
      <w:lvlText w:val="%1."/>
      <w:lvlJc w:val="left"/>
    </w:lvl>
  </w:abstractNum>
  <w:abstractNum w:abstractNumId="1" w15:restartNumberingAfterBreak="0">
    <w:nsid w:val="0A371945"/>
    <w:multiLevelType w:val="hybridMultilevel"/>
    <w:tmpl w:val="2D86B55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B066EC5"/>
    <w:multiLevelType w:val="hybridMultilevel"/>
    <w:tmpl w:val="082E14E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2C533076"/>
    <w:multiLevelType w:val="multilevel"/>
    <w:tmpl w:val="2C533076"/>
    <w:lvl w:ilvl="0">
      <w:start w:val="1"/>
      <w:numFmt w:val="decimal"/>
      <w:lvlText w:val="(%1)"/>
      <w:lvlJc w:val="left"/>
      <w:pPr>
        <w:ind w:left="420" w:hanging="420"/>
      </w:pPr>
      <w:rPr>
        <w:rFonts w:ascii="Times New Roman" w:eastAsia="宋体" w:hAnsi="Times New Roman" w:cs="Times New Roman" w:hint="eastAsia"/>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0D06488"/>
    <w:multiLevelType w:val="hybridMultilevel"/>
    <w:tmpl w:val="1054EB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48424B3C"/>
    <w:multiLevelType w:val="hybridMultilevel"/>
    <w:tmpl w:val="F828A190"/>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AAA8BBA"/>
    <w:multiLevelType w:val="singleLevel"/>
    <w:tmpl w:val="4AAA8BBA"/>
    <w:lvl w:ilvl="0">
      <w:start w:val="1"/>
      <w:numFmt w:val="chineseCounting"/>
      <w:suff w:val="nothing"/>
      <w:lvlText w:val="%1、"/>
      <w:lvlJc w:val="left"/>
      <w:rPr>
        <w:rFonts w:hint="eastAsia"/>
      </w:rPr>
    </w:lvl>
  </w:abstractNum>
  <w:abstractNum w:abstractNumId="7" w15:restartNumberingAfterBreak="0">
    <w:nsid w:val="506B68A0"/>
    <w:multiLevelType w:val="hybridMultilevel"/>
    <w:tmpl w:val="FB2C4BC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52067840"/>
    <w:multiLevelType w:val="hybridMultilevel"/>
    <w:tmpl w:val="EFE4B7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6E0D3C92"/>
    <w:multiLevelType w:val="hybridMultilevel"/>
    <w:tmpl w:val="082E14EC"/>
    <w:lvl w:ilvl="0" w:tplc="979A6E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484376C"/>
    <w:multiLevelType w:val="multilevel"/>
    <w:tmpl w:val="7484376C"/>
    <w:lvl w:ilvl="0">
      <w:start w:val="1"/>
      <w:numFmt w:val="decimalEnclosedCircle"/>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50015222">
    <w:abstractNumId w:val="6"/>
  </w:num>
  <w:num w:numId="2" w16cid:durableId="694231032">
    <w:abstractNumId w:val="0"/>
  </w:num>
  <w:num w:numId="3" w16cid:durableId="1855074497">
    <w:abstractNumId w:val="9"/>
  </w:num>
  <w:num w:numId="4" w16cid:durableId="1257904833">
    <w:abstractNumId w:val="1"/>
  </w:num>
  <w:num w:numId="5" w16cid:durableId="317349221">
    <w:abstractNumId w:val="4"/>
  </w:num>
  <w:num w:numId="6" w16cid:durableId="238828716">
    <w:abstractNumId w:val="8"/>
  </w:num>
  <w:num w:numId="7" w16cid:durableId="1116145282">
    <w:abstractNumId w:val="5"/>
  </w:num>
  <w:num w:numId="8" w16cid:durableId="947009734">
    <w:abstractNumId w:val="2"/>
  </w:num>
  <w:num w:numId="9" w16cid:durableId="1157842556">
    <w:abstractNumId w:val="7"/>
  </w:num>
  <w:num w:numId="10" w16cid:durableId="802772191">
    <w:abstractNumId w:val="3"/>
  </w:num>
  <w:num w:numId="11" w16cid:durableId="74973979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ang yang">
    <w15:presenceInfo w15:providerId="Windows Live" w15:userId="f69766d7766f23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savePreviewPicture/>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hjNDdlOGQ1ZTcxNDU4YjliYWIwNTljZGE2N2NhYjUifQ=="/>
  </w:docVars>
  <w:rsids>
    <w:rsidRoot w:val="00172A27"/>
    <w:rsid w:val="00002284"/>
    <w:rsid w:val="00053DCB"/>
    <w:rsid w:val="000B3541"/>
    <w:rsid w:val="000D616E"/>
    <w:rsid w:val="000E7C13"/>
    <w:rsid w:val="00112DFF"/>
    <w:rsid w:val="00115A4C"/>
    <w:rsid w:val="00127C09"/>
    <w:rsid w:val="00131796"/>
    <w:rsid w:val="00131F7B"/>
    <w:rsid w:val="001473A9"/>
    <w:rsid w:val="00150A2C"/>
    <w:rsid w:val="0016161B"/>
    <w:rsid w:val="00162E67"/>
    <w:rsid w:val="00162F9C"/>
    <w:rsid w:val="00172A27"/>
    <w:rsid w:val="0019561D"/>
    <w:rsid w:val="001B5321"/>
    <w:rsid w:val="001C6054"/>
    <w:rsid w:val="001D5222"/>
    <w:rsid w:val="001F2450"/>
    <w:rsid w:val="00226C14"/>
    <w:rsid w:val="00253EB5"/>
    <w:rsid w:val="00256AA9"/>
    <w:rsid w:val="00261B42"/>
    <w:rsid w:val="00283672"/>
    <w:rsid w:val="00287A57"/>
    <w:rsid w:val="002A3A91"/>
    <w:rsid w:val="002A586F"/>
    <w:rsid w:val="002C5438"/>
    <w:rsid w:val="002C55AE"/>
    <w:rsid w:val="002E1619"/>
    <w:rsid w:val="002E2467"/>
    <w:rsid w:val="002E2D8C"/>
    <w:rsid w:val="002E32B0"/>
    <w:rsid w:val="002F04C1"/>
    <w:rsid w:val="00303383"/>
    <w:rsid w:val="00305FF6"/>
    <w:rsid w:val="0030762F"/>
    <w:rsid w:val="00314B2D"/>
    <w:rsid w:val="00316F75"/>
    <w:rsid w:val="00320B2E"/>
    <w:rsid w:val="003425A0"/>
    <w:rsid w:val="00363DFC"/>
    <w:rsid w:val="00366983"/>
    <w:rsid w:val="0038318A"/>
    <w:rsid w:val="00383A69"/>
    <w:rsid w:val="003A2CA7"/>
    <w:rsid w:val="003D0CC3"/>
    <w:rsid w:val="003E6F44"/>
    <w:rsid w:val="003F7256"/>
    <w:rsid w:val="0041048A"/>
    <w:rsid w:val="00411DF0"/>
    <w:rsid w:val="004556FE"/>
    <w:rsid w:val="004625BE"/>
    <w:rsid w:val="00471447"/>
    <w:rsid w:val="00493944"/>
    <w:rsid w:val="00495CB1"/>
    <w:rsid w:val="004B6B96"/>
    <w:rsid w:val="004C4C86"/>
    <w:rsid w:val="004D0C1F"/>
    <w:rsid w:val="004E706B"/>
    <w:rsid w:val="005054FB"/>
    <w:rsid w:val="00512B42"/>
    <w:rsid w:val="00525156"/>
    <w:rsid w:val="0052759B"/>
    <w:rsid w:val="005348F8"/>
    <w:rsid w:val="0055208D"/>
    <w:rsid w:val="00560ED6"/>
    <w:rsid w:val="005614F4"/>
    <w:rsid w:val="005722AB"/>
    <w:rsid w:val="00580802"/>
    <w:rsid w:val="005837F8"/>
    <w:rsid w:val="00594134"/>
    <w:rsid w:val="005A4FC1"/>
    <w:rsid w:val="005E10EA"/>
    <w:rsid w:val="005E44B5"/>
    <w:rsid w:val="00606F8F"/>
    <w:rsid w:val="00624C19"/>
    <w:rsid w:val="00633F34"/>
    <w:rsid w:val="006732C9"/>
    <w:rsid w:val="00676411"/>
    <w:rsid w:val="00682D3E"/>
    <w:rsid w:val="00686D96"/>
    <w:rsid w:val="006A67B9"/>
    <w:rsid w:val="006A7F8E"/>
    <w:rsid w:val="006B3C32"/>
    <w:rsid w:val="006C225E"/>
    <w:rsid w:val="006D2C79"/>
    <w:rsid w:val="006D5287"/>
    <w:rsid w:val="006D6846"/>
    <w:rsid w:val="006E2A7F"/>
    <w:rsid w:val="006E6AF2"/>
    <w:rsid w:val="006F1AE6"/>
    <w:rsid w:val="00735587"/>
    <w:rsid w:val="00750445"/>
    <w:rsid w:val="0075158F"/>
    <w:rsid w:val="00754D38"/>
    <w:rsid w:val="00756F5C"/>
    <w:rsid w:val="007645DD"/>
    <w:rsid w:val="00777463"/>
    <w:rsid w:val="007822C2"/>
    <w:rsid w:val="00787EED"/>
    <w:rsid w:val="007E4899"/>
    <w:rsid w:val="007F7677"/>
    <w:rsid w:val="0082216C"/>
    <w:rsid w:val="00823B81"/>
    <w:rsid w:val="008271C9"/>
    <w:rsid w:val="0082761D"/>
    <w:rsid w:val="00832631"/>
    <w:rsid w:val="008519DC"/>
    <w:rsid w:val="008722A1"/>
    <w:rsid w:val="00884736"/>
    <w:rsid w:val="00891514"/>
    <w:rsid w:val="0089780C"/>
    <w:rsid w:val="008B2B43"/>
    <w:rsid w:val="008C1ABD"/>
    <w:rsid w:val="008D2EBA"/>
    <w:rsid w:val="009103E5"/>
    <w:rsid w:val="00912AA6"/>
    <w:rsid w:val="0096113C"/>
    <w:rsid w:val="0096783B"/>
    <w:rsid w:val="00973B22"/>
    <w:rsid w:val="009B29BE"/>
    <w:rsid w:val="009C6824"/>
    <w:rsid w:val="009D16AF"/>
    <w:rsid w:val="009F67FD"/>
    <w:rsid w:val="00A000EB"/>
    <w:rsid w:val="00A23C40"/>
    <w:rsid w:val="00A30A33"/>
    <w:rsid w:val="00A41AFA"/>
    <w:rsid w:val="00A45F46"/>
    <w:rsid w:val="00A47D46"/>
    <w:rsid w:val="00A47F23"/>
    <w:rsid w:val="00A57990"/>
    <w:rsid w:val="00A74DC6"/>
    <w:rsid w:val="00A84366"/>
    <w:rsid w:val="00A950DD"/>
    <w:rsid w:val="00AB0607"/>
    <w:rsid w:val="00AB7E4E"/>
    <w:rsid w:val="00AE384C"/>
    <w:rsid w:val="00AE7DF7"/>
    <w:rsid w:val="00AF06CA"/>
    <w:rsid w:val="00AF25A2"/>
    <w:rsid w:val="00AF7BBD"/>
    <w:rsid w:val="00B109C4"/>
    <w:rsid w:val="00B34492"/>
    <w:rsid w:val="00B62ADB"/>
    <w:rsid w:val="00B671CA"/>
    <w:rsid w:val="00B67FAD"/>
    <w:rsid w:val="00B77DB3"/>
    <w:rsid w:val="00B873DC"/>
    <w:rsid w:val="00B96391"/>
    <w:rsid w:val="00BA1215"/>
    <w:rsid w:val="00BC59B0"/>
    <w:rsid w:val="00BD7C4B"/>
    <w:rsid w:val="00BE1AFF"/>
    <w:rsid w:val="00BE225E"/>
    <w:rsid w:val="00C014AF"/>
    <w:rsid w:val="00C0153E"/>
    <w:rsid w:val="00C01B43"/>
    <w:rsid w:val="00C05669"/>
    <w:rsid w:val="00C1520D"/>
    <w:rsid w:val="00C225C9"/>
    <w:rsid w:val="00C270C3"/>
    <w:rsid w:val="00C34CDC"/>
    <w:rsid w:val="00C42307"/>
    <w:rsid w:val="00C522CE"/>
    <w:rsid w:val="00C76D6C"/>
    <w:rsid w:val="00C93001"/>
    <w:rsid w:val="00CA440B"/>
    <w:rsid w:val="00CA5B89"/>
    <w:rsid w:val="00CD1D68"/>
    <w:rsid w:val="00CE4C01"/>
    <w:rsid w:val="00D12BE6"/>
    <w:rsid w:val="00D14021"/>
    <w:rsid w:val="00D44562"/>
    <w:rsid w:val="00D45A28"/>
    <w:rsid w:val="00D701C4"/>
    <w:rsid w:val="00DA479B"/>
    <w:rsid w:val="00DB459C"/>
    <w:rsid w:val="00DC5592"/>
    <w:rsid w:val="00DC5B5A"/>
    <w:rsid w:val="00DD0CF8"/>
    <w:rsid w:val="00DD4530"/>
    <w:rsid w:val="00DD58AB"/>
    <w:rsid w:val="00DE1482"/>
    <w:rsid w:val="00DE3F42"/>
    <w:rsid w:val="00DF029B"/>
    <w:rsid w:val="00E044B6"/>
    <w:rsid w:val="00E16FE9"/>
    <w:rsid w:val="00E473D3"/>
    <w:rsid w:val="00E654B9"/>
    <w:rsid w:val="00E86808"/>
    <w:rsid w:val="00E94BC6"/>
    <w:rsid w:val="00EC620F"/>
    <w:rsid w:val="00ED1C09"/>
    <w:rsid w:val="00EE7933"/>
    <w:rsid w:val="00F061BE"/>
    <w:rsid w:val="00F204AE"/>
    <w:rsid w:val="00F2515B"/>
    <w:rsid w:val="00F26DA8"/>
    <w:rsid w:val="00F36467"/>
    <w:rsid w:val="00F47F58"/>
    <w:rsid w:val="00F61A1B"/>
    <w:rsid w:val="00F63F64"/>
    <w:rsid w:val="00F67BF5"/>
    <w:rsid w:val="00F7395F"/>
    <w:rsid w:val="00F86B7A"/>
    <w:rsid w:val="00FB621E"/>
    <w:rsid w:val="00FB64A5"/>
    <w:rsid w:val="00FD2B04"/>
    <w:rsid w:val="00FD4F0D"/>
    <w:rsid w:val="00FE7AC4"/>
    <w:rsid w:val="00FF151C"/>
    <w:rsid w:val="00FF44F2"/>
    <w:rsid w:val="053B3050"/>
    <w:rsid w:val="07224580"/>
    <w:rsid w:val="07B44570"/>
    <w:rsid w:val="0C96381F"/>
    <w:rsid w:val="0D172671"/>
    <w:rsid w:val="0D5A3116"/>
    <w:rsid w:val="10A1053B"/>
    <w:rsid w:val="12460CD0"/>
    <w:rsid w:val="157955E3"/>
    <w:rsid w:val="174C17B8"/>
    <w:rsid w:val="1BA25F25"/>
    <w:rsid w:val="250A657A"/>
    <w:rsid w:val="2CA35B2B"/>
    <w:rsid w:val="2D1030CD"/>
    <w:rsid w:val="2FAE225B"/>
    <w:rsid w:val="35CC0CCC"/>
    <w:rsid w:val="371F1390"/>
    <w:rsid w:val="372D2B10"/>
    <w:rsid w:val="38871852"/>
    <w:rsid w:val="3A49738F"/>
    <w:rsid w:val="3F163C70"/>
    <w:rsid w:val="45552968"/>
    <w:rsid w:val="45D2054A"/>
    <w:rsid w:val="47990AD4"/>
    <w:rsid w:val="4811088A"/>
    <w:rsid w:val="492148EE"/>
    <w:rsid w:val="4A251DCE"/>
    <w:rsid w:val="4AC655DD"/>
    <w:rsid w:val="4C1269C5"/>
    <w:rsid w:val="4D3B1443"/>
    <w:rsid w:val="520678A0"/>
    <w:rsid w:val="52FE7087"/>
    <w:rsid w:val="54587EF7"/>
    <w:rsid w:val="55E9190F"/>
    <w:rsid w:val="5A8E31B4"/>
    <w:rsid w:val="5D377499"/>
    <w:rsid w:val="5E4D5F0D"/>
    <w:rsid w:val="62C9082D"/>
    <w:rsid w:val="64F330AD"/>
    <w:rsid w:val="66A769F5"/>
    <w:rsid w:val="69A64B66"/>
    <w:rsid w:val="6B517B48"/>
    <w:rsid w:val="6C3C6ECA"/>
    <w:rsid w:val="722F05C0"/>
    <w:rsid w:val="72B476FF"/>
    <w:rsid w:val="72C23951"/>
    <w:rsid w:val="736B5E89"/>
    <w:rsid w:val="79280DEB"/>
    <w:rsid w:val="7C953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515FD124"/>
  <w14:defaultImageDpi w14:val="32767"/>
  <w15:docId w15:val="{0F713EB9-144C-434D-A5B6-D63B5316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586F"/>
    <w:pPr>
      <w:widowControl w:val="0"/>
      <w:jc w:val="both"/>
    </w:pPr>
  </w:style>
  <w:style w:type="paragraph" w:styleId="1">
    <w:name w:val="heading 1"/>
    <w:basedOn w:val="a"/>
    <w:next w:val="a"/>
    <w:link w:val="10"/>
    <w:uiPriority w:val="9"/>
    <w:qFormat/>
    <w:rsid w:val="00AF7BBD"/>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AF7BB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semiHidden/>
    <w:unhideWhenUsed/>
    <w:pPr>
      <w:spacing w:beforeAutospacing="1" w:afterAutospacing="1"/>
      <w:jc w:val="left"/>
    </w:pPr>
    <w:rPr>
      <w:rFonts w:cs="Times New Roman"/>
      <w:kern w:val="0"/>
      <w:sz w:val="24"/>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customStyle="1" w:styleId="21">
    <w:name w:val="网格型2"/>
    <w:basedOn w:val="a1"/>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pPr>
      <w:ind w:firstLineChars="200" w:firstLine="420"/>
    </w:pPr>
  </w:style>
  <w:style w:type="character" w:customStyle="1" w:styleId="10">
    <w:name w:val="标题 1 字符"/>
    <w:basedOn w:val="a0"/>
    <w:link w:val="1"/>
    <w:uiPriority w:val="9"/>
    <w:rsid w:val="00AF7BBD"/>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AF7BB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semiHidden/>
    <w:rsid w:val="00AF7BBD"/>
    <w:rPr>
      <w:rFonts w:asciiTheme="majorHAnsi" w:eastAsiaTheme="majorEastAsia" w:hAnsiTheme="majorHAnsi" w:cstheme="majorBidi"/>
      <w:b/>
      <w:bCs/>
      <w:kern w:val="2"/>
      <w:sz w:val="32"/>
      <w:szCs w:val="32"/>
    </w:rPr>
  </w:style>
  <w:style w:type="paragraph" w:styleId="TOC1">
    <w:name w:val="toc 1"/>
    <w:basedOn w:val="a"/>
    <w:next w:val="a"/>
    <w:autoRedefine/>
    <w:uiPriority w:val="39"/>
    <w:unhideWhenUsed/>
    <w:rsid w:val="00AF7BBD"/>
  </w:style>
  <w:style w:type="paragraph" w:styleId="TOC2">
    <w:name w:val="toc 2"/>
    <w:basedOn w:val="a"/>
    <w:next w:val="a"/>
    <w:autoRedefine/>
    <w:uiPriority w:val="39"/>
    <w:unhideWhenUsed/>
    <w:rsid w:val="00AF7BBD"/>
    <w:pPr>
      <w:ind w:leftChars="200" w:left="420"/>
    </w:pPr>
  </w:style>
  <w:style w:type="character" w:styleId="ab">
    <w:name w:val="Hyperlink"/>
    <w:basedOn w:val="a0"/>
    <w:uiPriority w:val="99"/>
    <w:unhideWhenUsed/>
    <w:rsid w:val="00AF7BBD"/>
    <w:rPr>
      <w:color w:val="0563C1" w:themeColor="hyperlink"/>
      <w:u w:val="single"/>
    </w:rPr>
  </w:style>
  <w:style w:type="table" w:styleId="22">
    <w:name w:val="Plain Table 2"/>
    <w:basedOn w:val="a1"/>
    <w:uiPriority w:val="42"/>
    <w:rsid w:val="007645D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c">
    <w:name w:val="Date"/>
    <w:basedOn w:val="a"/>
    <w:next w:val="a"/>
    <w:link w:val="ad"/>
    <w:uiPriority w:val="99"/>
    <w:semiHidden/>
    <w:unhideWhenUsed/>
    <w:rsid w:val="00A23C40"/>
    <w:pPr>
      <w:ind w:leftChars="2500" w:left="100"/>
    </w:pPr>
  </w:style>
  <w:style w:type="character" w:customStyle="1" w:styleId="ad">
    <w:name w:val="日期 字符"/>
    <w:basedOn w:val="a0"/>
    <w:link w:val="ac"/>
    <w:uiPriority w:val="99"/>
    <w:semiHidden/>
    <w:rsid w:val="00A23C40"/>
  </w:style>
  <w:style w:type="character" w:styleId="ae">
    <w:name w:val="Unresolved Mention"/>
    <w:basedOn w:val="a0"/>
    <w:uiPriority w:val="99"/>
    <w:semiHidden/>
    <w:unhideWhenUsed/>
    <w:rsid w:val="004556FE"/>
    <w:rPr>
      <w:color w:val="605E5C"/>
      <w:shd w:val="clear" w:color="auto" w:fill="E1DFDD"/>
    </w:rPr>
  </w:style>
  <w:style w:type="paragraph" w:styleId="af">
    <w:name w:val="Revision"/>
    <w:hidden/>
    <w:uiPriority w:val="99"/>
    <w:semiHidden/>
    <w:rsid w:val="008B2B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101600">
      <w:bodyDiv w:val="1"/>
      <w:marLeft w:val="0"/>
      <w:marRight w:val="0"/>
      <w:marTop w:val="0"/>
      <w:marBottom w:val="0"/>
      <w:divBdr>
        <w:top w:val="none" w:sz="0" w:space="0" w:color="auto"/>
        <w:left w:val="none" w:sz="0" w:space="0" w:color="auto"/>
        <w:bottom w:val="none" w:sz="0" w:space="0" w:color="auto"/>
        <w:right w:val="none" w:sz="0" w:space="0" w:color="auto"/>
      </w:divBdr>
    </w:div>
    <w:div w:id="791094717">
      <w:bodyDiv w:val="1"/>
      <w:marLeft w:val="0"/>
      <w:marRight w:val="0"/>
      <w:marTop w:val="0"/>
      <w:marBottom w:val="0"/>
      <w:divBdr>
        <w:top w:val="none" w:sz="0" w:space="0" w:color="auto"/>
        <w:left w:val="none" w:sz="0" w:space="0" w:color="auto"/>
        <w:bottom w:val="none" w:sz="0" w:space="0" w:color="auto"/>
        <w:right w:val="none" w:sz="0" w:space="0" w:color="auto"/>
      </w:divBdr>
    </w:div>
    <w:div w:id="2023890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6.png"/><Relationship Id="rId39" Type="http://schemas.openxmlformats.org/officeDocument/2006/relationships/image" Target="media/image20.emf"/><Relationship Id="rId21" Type="http://schemas.openxmlformats.org/officeDocument/2006/relationships/image" Target="media/image11.png"/><Relationship Id="rId34" Type="http://schemas.openxmlformats.org/officeDocument/2006/relationships/hyperlink" Target="https://www.ncbi.nlm.nih.gov/gene/" TargetMode="External"/><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bilibili.com/video/BV1aa411g7Vi/?spm_id_from=333.999.0.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oleObject" Target="embeddings/oleObject2.bin"/><Relationship Id="rId37" Type="http://schemas.openxmlformats.org/officeDocument/2006/relationships/hyperlink" Target="https://blast.ncbi.nlm.nih.gov/Blast.cgi" TargetMode="External"/><Relationship Id="rId40" Type="http://schemas.openxmlformats.org/officeDocument/2006/relationships/hyperlink" Target="https://www.graphpad-prism.cn/guides/prism/9/user-guide/index.htm"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oleObject" Target="embeddings/oleObject1.bin"/><Relationship Id="rId36" Type="http://schemas.openxmlformats.org/officeDocument/2006/relationships/hyperlink" Target="http://www.primer3plus.com/cgi-bin/dev/primer3plus.cgi" TargetMode="External"/><Relationship Id="rId10" Type="http://schemas.openxmlformats.org/officeDocument/2006/relationships/image" Target="media/image2.png"/><Relationship Id="rId19" Type="http://schemas.openxmlformats.org/officeDocument/2006/relationships/hyperlink" Target="https://www.bilibili.com/video/BV1Ht4y1B73U/?spm_id_from=333.337.search-card.all.click&amp;vd_source=a00ac48e569fb0bd637e0e75392653da" TargetMode="External"/><Relationship Id="rId31" Type="http://schemas.openxmlformats.org/officeDocument/2006/relationships/image" Target="media/image19.png"/><Relationship Id="rId44"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image" Target="media/image18.png"/><Relationship Id="rId35" Type="http://schemas.openxmlformats.org/officeDocument/2006/relationships/hyperlink" Target="https://pga.mgh.harvard.edu/primerbank/" TargetMode="External"/><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yperlink" Target="https://www.bilibili.com/video/BV1Dg4y1v7SL/?spm_id_from=333.337.search-card.all.click&amp;vd_source=a00ac48e569fb0bd637e0e75392653da" TargetMode="External"/><Relationship Id="rId25" Type="http://schemas.openxmlformats.org/officeDocument/2006/relationships/image" Target="media/image15.png"/><Relationship Id="rId33" Type="http://schemas.openxmlformats.org/officeDocument/2006/relationships/hyperlink" Target="https://www.bilibili.com/video/BV1aa411g7Vi/?spm_id_from=333.999.0.0" TargetMode="External"/><Relationship Id="rId38" Type="http://schemas.openxmlformats.org/officeDocument/2006/relationships/hyperlink" Target="https://www.bilibili.com/video/BV16B4y1u732/?spm_id_from=333.999.0.0&amp;vd_source=a00ac48e569fb0bd637e0e75392653da" TargetMode="External"/><Relationship Id="rId20" Type="http://schemas.openxmlformats.org/officeDocument/2006/relationships/image" Target="media/image10.png"/><Relationship Id="rId41" Type="http://schemas.openxmlformats.org/officeDocument/2006/relationships/image" Target="media/image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7"/>
    <customShpInfo spid="_x0000_s1026"/>
    <customShpInfo spid="_x0000_s1025"/>
  </customShpExts>
</s:customData>
</file>

<file path=customXml/itemProps1.xml><?xml version="1.0" encoding="utf-8"?>
<ds:datastoreItem xmlns:ds="http://schemas.openxmlformats.org/officeDocument/2006/customXml" ds:itemID="{5B19634B-2A1C-4C1D-B8A1-563C190CBC2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2347</Words>
  <Characters>13384</Characters>
  <Application>Microsoft Office Word</Application>
  <DocSecurity>0</DocSecurity>
  <Lines>111</Lines>
  <Paragraphs>31</Paragraphs>
  <ScaleCrop>false</ScaleCrop>
  <Company/>
  <LinksUpToDate>false</LinksUpToDate>
  <CharactersWithSpaces>15700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770929649@qq.com</dc:creator>
  <cp:lastModifiedBy>yang yang</cp:lastModifiedBy>
  <cp:revision>2</cp:revision>
  <cp:lastPrinted>2022-12-20T09:40:00Z</cp:lastPrinted>
  <dcterms:created xsi:type="dcterms:W3CDTF">2023-04-27T02:01:00Z</dcterms:created>
  <dcterms:modified xsi:type="dcterms:W3CDTF">2023-04-27T02:01:00Z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940E967BAE384B34B1A5AB79BE18B5CE</vt:lpwstr>
  </property>
</Properties>
</file>